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7.900390625" w:firstLine="0"/>
        <w:jc w:val="right"/>
        <w:rPr>
          <w:rFonts w:ascii="IBM Plex Serif" w:cs="IBM Plex Serif" w:eastAsia="IBM Plex Serif" w:hAnsi="IBM Plex Serif"/>
          <w:b w:val="0"/>
          <w:bCs w:val="0"/>
          <w:i w:val="1"/>
          <w:iCs w:val="1"/>
          <w:smallCaps w:val="0"/>
          <w:strike w:val="0"/>
          <w:color w:val="231f20"/>
          <w:sz w:val="32"/>
          <w:szCs w:val="3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32"/>
          <w:szCs w:val="32"/>
          <w:u w:val="none"/>
          <w:shd w:fill="auto" w:val="clear"/>
          <w:vertAlign w:val="baseline"/>
          <w:rtl w:val="0"/>
        </w:rPr>
        <w:t xml:space="preserve">THE SAEREN CHRONICLES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5538368225098" w:lineRule="auto"/>
        <w:ind w:left="2600.10009765625" w:right="1387.3602294921875" w:firstLine="0"/>
        <w:jc w:val="center"/>
        <w:rPr>
          <w:rFonts w:ascii="IBM Plex Serif" w:cs="IBM Plex Serif" w:eastAsia="IBM Plex Serif" w:hAnsi="IBM Plex Serif"/>
          <w:b w:val="1"/>
          <w:bCs w:val="1"/>
          <w:i w:val="0"/>
          <w:iCs w:val="0"/>
          <w:smallCaps w:val="0"/>
          <w:strike w:val="0"/>
          <w:color w:val="231f20"/>
          <w:sz w:val="52"/>
          <w:szCs w:val="52"/>
          <w:u w:val="none"/>
          <w:shd w:fill="auto" w:val="clear"/>
          <w:vertAlign w:val="baseline"/>
        </w:rPr>
      </w:pPr>
      <w:r w:rsidDel="00000000" w:rsidR="00000000" w:rsidRPr="00000000">
        <w:rPr>
          <w:rFonts w:ascii="IBM Plex Serif" w:cs="IBM Plex Serif" w:eastAsia="IBM Plex Serif" w:hAnsi="IBM Plex Serif"/>
          <w:b w:val="1"/>
          <w:bCs w:val="1"/>
          <w:i w:val="0"/>
          <w:iCs w:val="0"/>
          <w:smallCaps w:val="0"/>
          <w:strike w:val="0"/>
          <w:color w:val="231f20"/>
          <w:sz w:val="52"/>
          <w:szCs w:val="52"/>
          <w:u w:val="none"/>
          <w:shd w:fill="auto" w:val="clear"/>
          <w:vertAlign w:val="baseline"/>
          <w:rtl w:val="0"/>
        </w:rPr>
        <w:t xml:space="preserve">THE SAEREN CHRONICLES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404052734375" w:line="1801.9453811645508" w:lineRule="auto"/>
        <w:ind w:left="2655" w:right="1453.699951171875" w:firstLine="0"/>
        <w:jc w:val="center"/>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30"/>
          <w:szCs w:val="30"/>
          <w:u w:val="none"/>
          <w:shd w:fill="auto" w:val="clear"/>
          <w:vertAlign w:val="baseline"/>
          <w:rtl w:val="0"/>
        </w:rPr>
        <w:t xml:space="preserve">Book One: Hazel Academy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Post Peleos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1.0205078125" w:firstLine="0"/>
        <w:jc w:val="right"/>
        <w:rPr>
          <w:rFonts w:ascii="IBM Plex Serif" w:cs="IBM Plex Serif" w:eastAsia="IBM Plex Serif" w:hAnsi="IBM Plex Serif"/>
          <w:b w:val="0"/>
          <w:bCs w:val="0"/>
          <w:i w:val="0"/>
          <w:iCs w:val="0"/>
          <w:smallCaps w:val="0"/>
          <w:strike w:val="0"/>
          <w:color w:val="231f20"/>
          <w:sz w:val="19"/>
          <w:szCs w:val="19"/>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19"/>
          <w:szCs w:val="19"/>
          <w:u w:val="none"/>
          <w:shd w:fill="auto" w:val="clear"/>
          <w:vertAlign w:val="baseline"/>
          <w:rtl w:val="0"/>
        </w:rPr>
        <w:t xml:space="preserve">Copyright © 2026 Post Peleos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70263671875" w:line="240" w:lineRule="auto"/>
        <w:ind w:left="0" w:right="2287.9449462890625" w:firstLine="0"/>
        <w:jc w:val="right"/>
        <w:rPr>
          <w:rFonts w:ascii="IBM Plex Serif" w:cs="IBM Plex Serif" w:eastAsia="IBM Plex Serif" w:hAnsi="IBM Plex Serif"/>
          <w:b w:val="0"/>
          <w:bCs w:val="0"/>
          <w:i w:val="0"/>
          <w:iCs w:val="0"/>
          <w:smallCaps w:val="0"/>
          <w:strike w:val="0"/>
          <w:color w:val="231f20"/>
          <w:sz w:val="19"/>
          <w:szCs w:val="19"/>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19"/>
          <w:szCs w:val="19"/>
          <w:u w:val="none"/>
          <w:shd w:fill="auto" w:val="clear"/>
          <w:vertAlign w:val="baseline"/>
          <w:rtl w:val="0"/>
        </w:rPr>
        <w:t xml:space="preserve">All rights reserved.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70263671875" w:line="294.6189594268799" w:lineRule="auto"/>
        <w:ind w:left="1247.8900146484375" w:right="55.5413818359375" w:firstLine="0"/>
        <w:jc w:val="center"/>
        <w:rPr>
          <w:rFonts w:ascii="IBM Plex Serif" w:cs="IBM Plex Serif" w:eastAsia="IBM Plex Serif" w:hAnsi="IBM Plex Serif"/>
          <w:b w:val="0"/>
          <w:bCs w:val="0"/>
          <w:i w:val="0"/>
          <w:iCs w:val="0"/>
          <w:smallCaps w:val="0"/>
          <w:strike w:val="0"/>
          <w:color w:val="231f20"/>
          <w:sz w:val="19"/>
          <w:szCs w:val="19"/>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19"/>
          <w:szCs w:val="19"/>
          <w:u w:val="none"/>
          <w:shd w:fill="auto" w:val="clear"/>
          <w:vertAlign w:val="baseline"/>
          <w:rtl w:val="0"/>
        </w:rPr>
        <w:t xml:space="preserve">This is a work of fiction. Names, characters, places, and incidents are products of the author’s imagination or are used fictitiously. Any resemblance to actual persons, living or dead, events, or locales is entirely coincidental.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99072265625" w:line="294.6189594268799" w:lineRule="auto"/>
        <w:ind w:left="1223.7599182128906" w:right="28.5626220703125" w:firstLine="0"/>
        <w:jc w:val="center"/>
        <w:rPr>
          <w:rFonts w:ascii="IBM Plex Serif" w:cs="IBM Plex Serif" w:eastAsia="IBM Plex Serif" w:hAnsi="IBM Plex Serif"/>
          <w:b w:val="0"/>
          <w:bCs w:val="0"/>
          <w:i w:val="0"/>
          <w:iCs w:val="0"/>
          <w:smallCaps w:val="0"/>
          <w:strike w:val="0"/>
          <w:color w:val="231f20"/>
          <w:sz w:val="19"/>
          <w:szCs w:val="19"/>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19"/>
          <w:szCs w:val="19"/>
          <w:u w:val="none"/>
          <w:shd w:fill="auto" w:val="clear"/>
          <w:vertAlign w:val="baseline"/>
          <w:rtl w:val="0"/>
        </w:rPr>
        <w:t xml:space="preserve">No part of this book may be reproduced in any form or by any electronic or mechanical means, including information storage and retrieval systems, without written permission from the author, except for the use of brief quotations in a book review.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99072265625" w:line="240" w:lineRule="auto"/>
        <w:ind w:left="0" w:right="1995.6304931640625" w:firstLine="0"/>
        <w:jc w:val="right"/>
        <w:rPr>
          <w:rFonts w:ascii="IBM Plex Serif" w:cs="IBM Plex Serif" w:eastAsia="IBM Plex Serif" w:hAnsi="IBM Plex Serif"/>
          <w:b w:val="0"/>
          <w:bCs w:val="0"/>
          <w:i w:val="0"/>
          <w:iCs w:val="0"/>
          <w:smallCaps w:val="0"/>
          <w:strike w:val="0"/>
          <w:color w:val="231f20"/>
          <w:sz w:val="19"/>
          <w:szCs w:val="19"/>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19"/>
          <w:szCs w:val="19"/>
          <w:u w:val="none"/>
          <w:shd w:fill="auto" w:val="clear"/>
          <w:vertAlign w:val="baseline"/>
          <w:rtl w:val="0"/>
        </w:rPr>
        <w:t xml:space="preserve">ISBN 979-8-2409-9043-4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6995849609375" w:line="240" w:lineRule="auto"/>
        <w:ind w:left="0" w:right="2574.560546875" w:firstLine="0"/>
        <w:jc w:val="right"/>
        <w:rPr>
          <w:rFonts w:ascii="IBM Plex Serif" w:cs="IBM Plex Serif" w:eastAsia="IBM Plex Serif" w:hAnsi="IBM Plex Serif"/>
          <w:b w:val="0"/>
          <w:bCs w:val="0"/>
          <w:i w:val="0"/>
          <w:iCs w:val="0"/>
          <w:smallCaps w:val="0"/>
          <w:strike w:val="0"/>
          <w:color w:val="231f20"/>
          <w:sz w:val="19"/>
          <w:szCs w:val="19"/>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19"/>
          <w:szCs w:val="19"/>
          <w:u w:val="none"/>
          <w:shd w:fill="auto" w:val="clear"/>
          <w:vertAlign w:val="baseline"/>
          <w:rtl w:val="0"/>
        </w:rPr>
        <w:t xml:space="preserve">First Edition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6995849609375" w:line="240" w:lineRule="auto"/>
        <w:ind w:left="0" w:right="2640.0146484375" w:firstLine="0"/>
        <w:jc w:val="right"/>
        <w:rPr>
          <w:rFonts w:ascii="IBM Plex Serif" w:cs="IBM Plex Serif" w:eastAsia="IBM Plex Serif" w:hAnsi="IBM Plex Serif"/>
          <w:b w:val="0"/>
          <w:bCs w:val="0"/>
          <w:i w:val="0"/>
          <w:iCs w:val="0"/>
          <w:smallCaps w:val="0"/>
          <w:strike w:val="0"/>
          <w:color w:val="231f20"/>
          <w:sz w:val="19"/>
          <w:szCs w:val="19"/>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19"/>
          <w:szCs w:val="19"/>
          <w:u w:val="none"/>
          <w:shd w:fill="auto" w:val="clear"/>
          <w:vertAlign w:val="baseline"/>
          <w:rtl w:val="0"/>
        </w:rPr>
        <w:t xml:space="preserve">Post Peleos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8.6102294921875" w:firstLine="0"/>
        <w:jc w:val="righ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commentRangeStart w:id="0"/>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For my daughter Raelynn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1126.3592529296875" w:firstLine="0"/>
        <w:jc w:val="righ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may she have all the happiness she deserves.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2.1710205078125" w:firstLine="0"/>
        <w:jc w:val="right"/>
        <w:rPr>
          <w:rFonts w:ascii="IBM Plex Serif" w:cs="IBM Plex Serif" w:eastAsia="IBM Plex Serif" w:hAnsi="IBM Plex Serif"/>
          <w:b w:val="1"/>
          <w:bCs w:val="1"/>
          <w:i w:val="0"/>
          <w:iCs w:val="0"/>
          <w:smallCaps w:val="0"/>
          <w:strike w:val="0"/>
          <w:color w:val="231f20"/>
          <w:sz w:val="26"/>
          <w:szCs w:val="26"/>
          <w:u w:val="none"/>
          <w:shd w:fill="auto" w:val="clear"/>
          <w:vertAlign w:val="baseline"/>
        </w:rPr>
      </w:pPr>
      <w:r w:rsidDel="00000000" w:rsidR="00000000" w:rsidRPr="00000000">
        <w:rPr>
          <w:rFonts w:ascii="IBM Plex Serif" w:cs="IBM Plex Serif" w:eastAsia="IBM Plex Serif" w:hAnsi="IBM Plex Serif"/>
          <w:b w:val="1"/>
          <w:bCs w:val="1"/>
          <w:i w:val="0"/>
          <w:iCs w:val="0"/>
          <w:smallCaps w:val="0"/>
          <w:strike w:val="0"/>
          <w:color w:val="231f20"/>
          <w:sz w:val="26"/>
          <w:szCs w:val="26"/>
          <w:u w:val="none"/>
          <w:shd w:fill="auto" w:val="clear"/>
          <w:vertAlign w:val="baseline"/>
          <w:rtl w:val="0"/>
        </w:rPr>
        <w:t xml:space="preserve">CHAPTER ONE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0" w:right="1769.3603515625" w:firstLine="0"/>
        <w:jc w:val="right"/>
        <w:rPr>
          <w:rFonts w:ascii="IBM Plex Serif" w:cs="IBM Plex Serif" w:eastAsia="IBM Plex Serif" w:hAnsi="IBM Plex Serif"/>
          <w:b w:val="0"/>
          <w:bCs w:val="0"/>
          <w:i w:val="1"/>
          <w:iCs w:val="1"/>
          <w:smallCaps w:val="0"/>
          <w:strike w:val="0"/>
          <w:color w:val="231f20"/>
          <w:sz w:val="36"/>
          <w:szCs w:val="36"/>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36"/>
          <w:szCs w:val="36"/>
          <w:u w:val="none"/>
          <w:shd w:fill="auto" w:val="clear"/>
          <w:vertAlign w:val="baseline"/>
          <w:rtl w:val="0"/>
        </w:rPr>
        <w:t xml:space="preserve">The Path to Hazel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797607421875" w:line="281.70544624328613" w:lineRule="auto"/>
        <w:ind w:left="1213.1999969482422" w:right="14.300537109375" w:hanging="5.5000305175781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commentRangeStart w:id="1"/>
      <w:commentRangeStart w:id="2"/>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last ordinary morning of Viridia's life smelled </w:t>
      </w:r>
      <w:ins w:author="Eilidh Locherty" w:id="0" w:date="2026-06-27T18:03:42Z">
        <w:r w:rsidDel="00000000" w:rsidR="00000000" w:rsidRPr="00000000">
          <w:rPr>
            <w:rFonts w:ascii="IBM Plex Serif" w:cs="IBM Plex Serif" w:eastAsia="IBM Plex Serif" w:hAnsi="IBM Plex Serif"/>
            <w:color w:val="231f20"/>
            <w:rtl w:val="0"/>
            <w:rPrChange w:author="Eilidh Locherty" w:id="1" w:date="2026-06-27T18:03:42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of</w:t>
        </w:r>
      </w:ins>
      <w:del w:author="Eilidh Locherty" w:id="0" w:date="2026-06-27T18:03:42Z">
        <w:r w:rsidDel="00000000" w:rsidR="00000000" w:rsidRPr="00000000">
          <w:rPr>
            <w:rFonts w:ascii="IBM Plex Serif" w:cs="IBM Plex Serif" w:eastAsia="IBM Plex Serif" w:hAnsi="IBM Plex Serif"/>
            <w:color w:val="231f20"/>
            <w:rtl w:val="0"/>
            <w:rPrChange w:author="Eilidh Locherty" w:id="1" w:date="2026-06-27T18:03:42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like</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scorched bread and her mother's tea.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3164062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t>
      </w:r>
      <w:ins w:author="Eilidh Locherty" w:id="2" w:date="2026-06-27T20:35:00Z">
        <w:r w:rsidDel="00000000" w:rsidR="00000000" w:rsidRPr="00000000">
          <w:rPr>
            <w:rFonts w:ascii="IBM Plex Serif" w:cs="IBM Plex Serif" w:eastAsia="IBM Plex Serif" w:hAnsi="IBM Plex Serif"/>
            <w:color w:val="231f20"/>
            <w:rtl w:val="0"/>
            <w:rPrChange w:author="Eilidh Locherty" w:id="3" w:date="2026-06-27T20:35:0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went</w:t>
        </w:r>
      </w:ins>
      <w:del w:author="Eilidh Locherty" w:id="2" w:date="2026-06-27T20:35:00Z">
        <w:r w:rsidDel="00000000" w:rsidR="00000000" w:rsidRPr="00000000">
          <w:rPr>
            <w:rFonts w:ascii="IBM Plex Serif" w:cs="IBM Plex Serif" w:eastAsia="IBM Plex Serif" w:hAnsi="IBM Plex Serif"/>
            <w:color w:val="231f20"/>
            <w:rtl w:val="0"/>
            <w:rPrChange w:author="Eilidh Locherty" w:id="3" w:date="2026-06-27T20:35:0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had come</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down</w:t>
      </w:r>
      <w:del w:author="Eilidh Locherty" w:id="4" w:date="2026-06-27T20:35:12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the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stairs still half inside a dream, socks l</w:t>
      </w:r>
      <w:commentRangeStart w:id="3"/>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oose </w:t>
      </w:r>
      <w:ins w:author="Eilidh Locherty" w:id="5" w:date="2026-06-27T18:17:33Z">
        <w:r w:rsidDel="00000000" w:rsidR="00000000" w:rsidRPr="00000000">
          <w:rPr>
            <w:rFonts w:ascii="IBM Plex Serif" w:cs="IBM Plex Serif" w:eastAsia="IBM Plex Serif" w:hAnsi="IBM Plex Serif"/>
            <w:color w:val="231f20"/>
            <w:rtl w:val="0"/>
            <w:rPrChange w:author="Eilidh Locherty" w:id="6" w:date="2026-06-27T18:17:33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at</w:t>
        </w:r>
      </w:ins>
      <w:del w:author="Eilidh Locherty" w:id="5" w:date="2026-06-27T18:17:33Z">
        <w:r w:rsidDel="00000000" w:rsidR="00000000" w:rsidRPr="00000000">
          <w:rPr>
            <w:rFonts w:ascii="IBM Plex Serif" w:cs="IBM Plex Serif" w:eastAsia="IBM Plex Serif" w:hAnsi="IBM Plex Serif"/>
            <w:color w:val="231f20"/>
            <w:rtl w:val="0"/>
            <w:rPrChange w:author="Eilidh Locherty" w:id="6" w:date="2026-06-27T18:17:33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on</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ins w:author="Eilidh Locherty" w:id="7" w:date="2026-06-27T18:17:41Z">
        <w:r w:rsidDel="00000000" w:rsidR="00000000" w:rsidRPr="00000000">
          <w:rPr>
            <w:rFonts w:ascii="IBM Plex Serif" w:cs="IBM Plex Serif" w:eastAsia="IBM Plex Serif" w:hAnsi="IBM Plex Serif"/>
            <w:color w:val="231f20"/>
            <w:rtl w:val="0"/>
            <w:rPrChange w:author="Eilidh Locherty" w:id="8" w:date="2026-06-27T18:17:41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the</w:t>
        </w:r>
      </w:ins>
      <w:del w:author="Eilidh Locherty" w:id="7" w:date="2026-06-27T18:17:41Z">
        <w:r w:rsidDel="00000000" w:rsidR="00000000" w:rsidRPr="00000000">
          <w:rPr>
            <w:rFonts w:ascii="IBM Plex Serif" w:cs="IBM Plex Serif" w:eastAsia="IBM Plex Serif" w:hAnsi="IBM Plex Serif"/>
            <w:color w:val="231f20"/>
            <w:rtl w:val="0"/>
            <w:rPrChange w:author="Eilidh Locherty" w:id="8" w:date="2026-06-27T18:17:41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her</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heels</w:t>
      </w:r>
      <w:commentRangeEnd w:id="3"/>
      <w:r w:rsidDel="00000000" w:rsidR="00000000" w:rsidRPr="00000000">
        <w:commentReference w:id="3"/>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and </w:t>
      </w:r>
      <w:commentRangeStart w:id="4"/>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found th</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e kitchen already awak</w:t>
      </w:r>
      <w:commentRangeEnd w:id="4"/>
      <w:r w:rsidDel="00000000" w:rsidR="00000000" w:rsidRPr="00000000">
        <w:commentReference w:id="4"/>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e. </w:t>
      </w:r>
      <w:commentRangeStart w:id="5"/>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father stood at the stove in his work shirt, sleeves shoved past </w:t>
      </w:r>
      <w:ins w:author="Eilidh Locherty" w:id="9" w:date="2026-06-27T18:13:55Z">
        <w:r w:rsidDel="00000000" w:rsidR="00000000" w:rsidRPr="00000000">
          <w:rPr>
            <w:rFonts w:ascii="IBM Plex Serif" w:cs="IBM Plex Serif" w:eastAsia="IBM Plex Serif" w:hAnsi="IBM Plex Serif"/>
            <w:color w:val="231f20"/>
            <w:rtl w:val="0"/>
            <w:rPrChange w:author="Eilidh Locherty" w:id="10" w:date="2026-06-27T18:13:5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his</w:t>
        </w:r>
      </w:ins>
      <w:del w:author="Eilidh Locherty" w:id="9" w:date="2026-06-27T18:13:55Z">
        <w:r w:rsidDel="00000000" w:rsidR="00000000" w:rsidRPr="00000000">
          <w:rPr>
            <w:rFonts w:ascii="IBM Plex Serif" w:cs="IBM Plex Serif" w:eastAsia="IBM Plex Serif" w:hAnsi="IBM Plex Serif"/>
            <w:color w:val="231f20"/>
            <w:rtl w:val="0"/>
            <w:rPrChange w:author="Eilidh Locherty" w:id="10" w:date="2026-06-27T18:13:5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the</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elbow, scraping at a pan with the </w:t>
      </w:r>
      <w:del w:author="Eilidh Locherty" w:id="11" w:date="2026-06-27T18:14:06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particular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hopeful determination of a man losing a fight to his own breakfast.</w:t>
      </w:r>
      <w:commentRangeEnd w:id="5"/>
      <w:r w:rsidDel="00000000" w:rsidR="00000000" w:rsidRPr="00000000">
        <w:commentReference w:id="5"/>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Smoke curled thin and grey toward the window. He waved it away with </w:t>
      </w:r>
      <w:ins w:author="Eilidh Locherty" w:id="12" w:date="2026-06-27T20:22:08Z">
        <w:r w:rsidDel="00000000" w:rsidR="00000000" w:rsidRPr="00000000">
          <w:rPr>
            <w:rFonts w:ascii="IBM Plex Serif" w:cs="IBM Plex Serif" w:eastAsia="IBM Plex Serif" w:hAnsi="IBM Plex Serif"/>
            <w:color w:val="231f20"/>
            <w:rtl w:val="0"/>
            <w:rPrChange w:author="Eilidh Locherty" w:id="13" w:date="2026-06-27T20:22:08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his</w:t>
        </w:r>
      </w:ins>
      <w:del w:author="Eilidh Locherty" w:id="12" w:date="2026-06-27T20:22:08Z">
        <w:r w:rsidDel="00000000" w:rsidR="00000000" w:rsidRPr="00000000">
          <w:rPr>
            <w:rFonts w:ascii="IBM Plex Serif" w:cs="IBM Plex Serif" w:eastAsia="IBM Plex Serif" w:hAnsi="IBM Plex Serif"/>
            <w:color w:val="231f20"/>
            <w:rtl w:val="0"/>
            <w:rPrChange w:author="Eilidh Locherty" w:id="13" w:date="2026-06-27T20:22:08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one</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big hand.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538.4800720214844" w:right="36.54052734375" w:firstLine="0"/>
        <w:jc w:val="left"/>
        <w:rPr>
          <w:ins w:author="Eilidh Locherty" w:id="16" w:date="2026-06-27T18:19:57Z"/>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"Don't tell your mother," he said</w:t>
      </w:r>
      <w:ins w:author="Eilidh Locherty" w:id="14" w:date="2026-06-27T18:19:29Z">
        <w:commentRangeStart w:id="6"/>
        <w:commentRangeStart w:id="6"/>
        <w:commentRangeEnd w:id="6"/>
        <w:r w:rsidDel="00000000" w:rsidR="00000000" w:rsidRPr="00000000">
          <w:commentReference w:id="6"/>
        </w:r>
        <w:r w:rsidDel="00000000" w:rsidR="00000000" w:rsidRPr="00000000">
          <w:rPr>
            <w:rFonts w:ascii="IBM Plex Serif" w:cs="IBM Plex Serif" w:eastAsia="IBM Plex Serif" w:hAnsi="IBM Plex Serif"/>
            <w:color w:val="231f20"/>
            <w:rtl w:val="0"/>
            <w:rPrChange w:author="Eilidh Locherty" w:id="15" w:date="2026-06-27T18:19:2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 </w:t>
        </w:r>
      </w:ins>
      <w:del w:author="Eilidh Locherty" w:id="14" w:date="2026-06-27T18:19:29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without turning around. </w:t>
      </w:r>
      <w:ins w:author="Eilidh Locherty" w:id="16" w:date="2026-06-27T18:19:57Z">
        <w:commentRangeStart w:id="7"/>
        <w:r w:rsidDel="00000000" w:rsidR="00000000" w:rsidRPr="00000000">
          <w:rPr>
            <w:rtl w:val="0"/>
          </w:rPr>
        </w:r>
      </w:ins>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538.4800720214844" w:right="36.54052734375"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commentRangeEnd w:id="7"/>
      <w:r w:rsidDel="00000000" w:rsidR="00000000" w:rsidRPr="00000000">
        <w:commentReference w:id="7"/>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"Tell me what," </w:t>
      </w:r>
      <w:ins w:author="Eilidh Locherty" w:id="17" w:date="2026-06-27T19:22:35Z">
        <w:commentRangeStart w:id="8"/>
        <w:commentRangeStart w:id="8"/>
        <w:commentRangeEnd w:id="8"/>
        <w:r w:rsidDel="00000000" w:rsidR="00000000" w:rsidRPr="00000000">
          <w:commentReference w:id="8"/>
        </w:r>
        <w:r w:rsidDel="00000000" w:rsidR="00000000" w:rsidRPr="00000000">
          <w:rPr>
            <w:rFonts w:ascii="IBM Plex Serif" w:cs="IBM Plex Serif" w:eastAsia="IBM Plex Serif" w:hAnsi="IBM Plex Serif"/>
            <w:color w:val="231f20"/>
            <w:rtl w:val="0"/>
            <w:rPrChange w:author="Eilidh Locherty" w:id="18" w:date="2026-06-27T19:22:3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Bella </w:t>
        </w:r>
        <w:del w:author="Eilidh Locherty" w:id="17" w:date="2026-06-27T19:22:35Z">
          <w:r w:rsidDel="00000000" w:rsidR="00000000" w:rsidRPr="00000000">
            <w:rPr>
              <w:rFonts w:ascii="IBM Plex Serif" w:cs="IBM Plex Serif" w:eastAsia="IBM Plex Serif" w:hAnsi="IBM Plex Serif"/>
              <w:color w:val="231f20"/>
              <w:rtl w:val="0"/>
              <w:rPrChange w:author="Eilidh Locherty" w:id="18" w:date="2026-06-27T19:22:3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Bella</w:delText>
          </w:r>
        </w:del>
      </w:ins>
      <w:del w:author="Eilidh Locherty" w:id="17" w:date="2026-06-27T19:22:35Z">
        <w:r w:rsidDel="00000000" w:rsidR="00000000" w:rsidRPr="00000000">
          <w:rPr>
            <w:rFonts w:ascii="IBM Plex Serif" w:cs="IBM Plex Serif" w:eastAsia="IBM Plex Serif" w:hAnsi="IBM Plex Serif"/>
            <w:color w:val="231f20"/>
            <w:rtl w:val="0"/>
            <w:rPrChange w:author="Eilidh Locherty" w:id="18" w:date="2026-06-27T19:22:3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her mother</w:delTex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said.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748535156" w:lineRule="auto"/>
        <w:ind w:left="1207.699966430664" w:right="14.2999267578125" w:firstLine="324.4001007080078"/>
        <w:jc w:val="both"/>
        <w:rPr>
          <w:ins w:author="Eilidh Locherty" w:id="30" w:date="2026-06-27T20:43:52Z"/>
          <w:rFonts w:ascii="IBM Plex Serif" w:cs="IBM Plex Serif" w:eastAsia="IBM Plex Serif" w:hAnsi="IBM Plex Serif"/>
          <w:b w:val="0"/>
          <w:bCs w:val="0"/>
          <w:i w:val="0"/>
          <w:iCs w:val="0"/>
          <w:smallCaps w:val="0"/>
          <w:strike w:val="0"/>
          <w:color w:val="231f20"/>
          <w:sz w:val="22"/>
          <w:szCs w:val="22"/>
          <w:u w:val="none"/>
          <w:shd w:fill="auto" w:val="clear"/>
          <w:vertAlign w:val="baseline"/>
        </w:rPr>
      </w:pPr>
      <w:ins w:author="Eilidh Locherty" w:id="19" w:date="2026-06-27T18:25:05Z">
        <w:r w:rsidDel="00000000" w:rsidR="00000000" w:rsidRPr="00000000">
          <w:rPr>
            <w:rFonts w:ascii="IBM Plex Serif" w:cs="IBM Plex Serif" w:eastAsia="IBM Plex Serif" w:hAnsi="IBM Plex Serif"/>
            <w:color w:val="231f20"/>
            <w:rtl w:val="0"/>
            <w:rPrChange w:author="Eilidh Locherty" w:id="20" w:date="2026-06-27T18:25:0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Her mother </w:t>
        </w:r>
      </w:ins>
      <w:del w:author="Eilidh Locherty" w:id="19" w:date="2026-06-27T18:25:05Z">
        <w:r w:rsidDel="00000000" w:rsidR="00000000" w:rsidRPr="00000000">
          <w:rPr>
            <w:rFonts w:ascii="IBM Plex Serif" w:cs="IBM Plex Serif" w:eastAsia="IBM Plex Serif" w:hAnsi="IBM Plex Serif"/>
            <w:color w:val="231f20"/>
            <w:rtl w:val="0"/>
            <w:rPrChange w:author="Eilidh Locherty" w:id="20" w:date="2026-06-27T18:25:0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Bella</w:delTex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was at the table with the newspaper creased into quarters and a cup of tea going cold beside her</w:t>
      </w:r>
      <w:ins w:author="Eilidh Locherty" w:id="21" w:date="2026-06-27T18:21:19Z">
        <w:commentRangeStart w:id="9"/>
        <w:commentRangeStart w:id="9"/>
        <w:commentRangeEnd w:id="9"/>
        <w:r w:rsidDel="00000000" w:rsidR="00000000" w:rsidRPr="00000000">
          <w:commentReference w:id="9"/>
        </w:r>
        <w:r w:rsidDel="00000000" w:rsidR="00000000" w:rsidRPr="00000000">
          <w:rPr>
            <w:rFonts w:ascii="IBM Plex Serif" w:cs="IBM Plex Serif" w:eastAsia="IBM Plex Serif" w:hAnsi="IBM Plex Serif"/>
            <w:color w:val="231f20"/>
            <w:rtl w:val="0"/>
            <w:rPrChange w:author="Eilidh Locherty" w:id="22" w:date="2026-06-27T18:21:1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 </w:t>
        </w:r>
      </w:ins>
      <w:del w:author="Eilidh Locherty" w:id="21" w:date="2026-06-27T18:21:19Z">
        <w:r w:rsidDel="00000000" w:rsidR="00000000" w:rsidRPr="00000000">
          <w:rPr>
            <w:rFonts w:ascii="IBM Plex Serif" w:cs="IBM Plex Serif" w:eastAsia="IBM Plex Serif" w:hAnsi="IBM Plex Serif"/>
            <w:color w:val="231f20"/>
            <w:rtl w:val="0"/>
            <w:rPrChange w:author="Eilidh Locherty" w:id="22" w:date="2026-06-27T18:21:1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 and </w:delTex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s</w:delText>
        </w:r>
      </w:del>
      <w:ins w:author="Eilidh Locherty" w:id="21" w:date="2026-06-27T18:21:19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commentRangeStart w:id="10"/>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 </w:t>
      </w:r>
      <w:ins w:author="Eilidh Locherty" w:id="23" w:date="2026-06-27T20:38:37Z">
        <w:r w:rsidDel="00000000" w:rsidR="00000000" w:rsidRPr="00000000">
          <w:rPr>
            <w:rFonts w:ascii="IBM Plex Serif" w:cs="IBM Plex Serif" w:eastAsia="IBM Plex Serif" w:hAnsi="IBM Plex Serif"/>
            <w:color w:val="231f20"/>
            <w:rtl w:val="0"/>
            <w:rPrChange w:author="Eilidh Locherty" w:id="24" w:date="2026-06-27T20:38:37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didn’t</w:t>
        </w:r>
      </w:ins>
      <w:del w:author="Eilidh Locherty" w:id="23" w:date="2026-06-27T20:38:37Z">
        <w:r w:rsidDel="00000000" w:rsidR="00000000" w:rsidRPr="00000000">
          <w:rPr>
            <w:rFonts w:ascii="IBM Plex Serif" w:cs="IBM Plex Serif" w:eastAsia="IBM Plex Serif" w:hAnsi="IBM Plex Serif"/>
            <w:color w:val="231f20"/>
            <w:rtl w:val="0"/>
            <w:rPrChange w:author="Eilidh Locherty" w:id="24" w:date="2026-06-27T20:38:37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had</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del w:author="Eilidh Locherty" w:id="25" w:date="2026-06-27T20:38:41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not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look</w:t>
      </w:r>
      <w:del w:author="Eilidh Locherty" w:id="26" w:date="2026-06-27T20:38:43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ed</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up</w:t>
      </w:r>
      <w:ins w:author="Eilidh Locherty" w:id="27" w:date="2026-06-27T20:38:48Z">
        <w:r w:rsidDel="00000000" w:rsidR="00000000" w:rsidRPr="00000000">
          <w:rPr>
            <w:rFonts w:ascii="IBM Plex Serif" w:cs="IBM Plex Serif" w:eastAsia="IBM Plex Serif" w:hAnsi="IBM Plex Serif"/>
            <w:color w:val="231f20"/>
            <w:rtl w:val="0"/>
            <w:rPrChange w:author="Eilidh Locherty" w:id="28" w:date="2026-06-27T20:38:48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 S</w:t>
        </w:r>
      </w:ins>
      <w:del w:author="Eilidh Locherty" w:id="27" w:date="2026-06-27T20:38:48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w:delText>
        </w:r>
      </w:del>
      <w:ins w:author="Eilidh Locherty" w:id="27" w:date="2026-06-27T20:38:48Z">
        <w:del w:author="Eilidh Locherty" w:id="27" w:date="2026-06-27T20:38:48Z">
          <w:r w:rsidDel="00000000" w:rsidR="00000000" w:rsidRPr="00000000">
            <w:rPr>
              <w:rFonts w:ascii="IBM Plex Serif" w:cs="IBM Plex Serif" w:eastAsia="IBM Plex Serif" w:hAnsi="IBM Plex Serif"/>
              <w:color w:val="231f20"/>
              <w:rtl w:val="0"/>
              <w:rPrChange w:author="Eilidh Locherty" w:id="28" w:date="2026-06-27T20:38:48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but</w:delText>
          </w:r>
        </w:del>
      </w:ins>
      <w:del w:author="Eilidh Locherty" w:id="27" w:date="2026-06-27T20:38:48Z">
        <w:r w:rsidDel="00000000" w:rsidR="00000000" w:rsidRPr="00000000">
          <w:rPr>
            <w:rFonts w:ascii="IBM Plex Serif" w:cs="IBM Plex Serif" w:eastAsia="IBM Plex Serif" w:hAnsi="IBM Plex Serif"/>
            <w:color w:val="231f20"/>
            <w:rtl w:val="0"/>
            <w:rPrChange w:author="Eilidh Locherty" w:id="28" w:date="2026-06-27T20:38:48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and</w:delTex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s</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omehow</w:t>
      </w:r>
      <w:ins w:author="Eilidh Locherty" w:id="29" w:date="2026-06-27T20:39:11Z">
        <w:commentRangeEnd w:id="10"/>
        <w:r w:rsidDel="00000000" w:rsidR="00000000" w:rsidRPr="00000000">
          <w:commentReference w:id="10"/>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commentRangeStart w:id="11"/>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always kne</w:t>
      </w:r>
      <w:commentRangeEnd w:id="11"/>
      <w:r w:rsidDel="00000000" w:rsidR="00000000" w:rsidRPr="00000000">
        <w:commentReference w:id="11"/>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 </w:t>
      </w:r>
      <w:ins w:author="Eilidh Locherty" w:id="30" w:date="2026-06-27T20:43:52Z">
        <w:commentRangeStart w:id="12"/>
        <w:r w:rsidDel="00000000" w:rsidR="00000000" w:rsidRPr="00000000">
          <w:rPr>
            <w:rtl w:val="0"/>
          </w:rPr>
        </w:r>
      </w:ins>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748535156" w:lineRule="auto"/>
        <w:ind w:left="1207.699966430664" w:right="14.2999267578125" w:firstLine="324.4001007080078"/>
        <w:jc w:val="both"/>
        <w:rPr>
          <w:del w:author="Eilidh Locherty" w:id="42" w:date="2026-06-27T20:50:24Z"/>
          <w:rFonts w:ascii="IBM Plex Serif" w:cs="IBM Plex Serif" w:eastAsia="IBM Plex Serif" w:hAnsi="IBM Plex Serif"/>
          <w:b w:val="0"/>
          <w:bCs w:val="0"/>
          <w:i w:val="0"/>
          <w:iCs w:val="0"/>
          <w:smallCaps w:val="0"/>
          <w:strike w:val="0"/>
          <w:color w:val="231f20"/>
          <w:sz w:val="22"/>
          <w:szCs w:val="22"/>
          <w:u w:val="none"/>
          <w:shd w:fill="auto" w:val="clear"/>
          <w:vertAlign w:val="baseline"/>
        </w:rPr>
      </w:pPr>
      <w:commentRangeEnd w:id="12"/>
      <w:r w:rsidDel="00000000" w:rsidR="00000000" w:rsidRPr="00000000">
        <w:commentReference w:id="12"/>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slid into </w:t>
      </w:r>
      <w:ins w:author="Eilidh Locherty" w:id="31" w:date="2026-06-27T19:36:49Z">
        <w:commentRangeStart w:id="13"/>
        <w:commentRangeStart w:id="13"/>
        <w:commentRangeEnd w:id="13"/>
        <w:r w:rsidDel="00000000" w:rsidR="00000000" w:rsidRPr="00000000">
          <w:commentReference w:id="13"/>
        </w:r>
        <w:r w:rsidDel="00000000" w:rsidR="00000000" w:rsidRPr="00000000">
          <w:rPr>
            <w:rFonts w:ascii="IBM Plex Serif" w:cs="IBM Plex Serif" w:eastAsia="IBM Plex Serif" w:hAnsi="IBM Plex Serif"/>
            <w:color w:val="231f20"/>
            <w:rtl w:val="0"/>
            <w:rPrChange w:author="Eilidh Locherty" w:id="32" w:date="2026-06-27T19:36:4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the</w:t>
        </w:r>
      </w:ins>
      <w:del w:author="Eilidh Locherty" w:id="31" w:date="2026-06-27T19:36:49Z">
        <w:r w:rsidDel="00000000" w:rsidR="00000000" w:rsidRPr="00000000">
          <w:rPr>
            <w:rFonts w:ascii="IBM Plex Serif" w:cs="IBM Plex Serif" w:eastAsia="IBM Plex Serif" w:hAnsi="IBM Plex Serif"/>
            <w:color w:val="231f20"/>
            <w:rtl w:val="0"/>
            <w:rPrChange w:author="Eilidh Locherty" w:id="32" w:date="2026-06-27T19:36:4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her</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chair across from her. Her mother held a particular stillness</w:t>
      </w:r>
      <w:ins w:author="Eilidh Locherty" w:id="33" w:date="2026-06-27T20:43:24Z">
        <w:r w:rsidDel="00000000" w:rsidR="00000000" w:rsidRPr="00000000">
          <w:rPr>
            <w:rFonts w:ascii="IBM Plex Serif" w:cs="IBM Plex Serif" w:eastAsia="IBM Plex Serif" w:hAnsi="IBM Plex Serif"/>
            <w:color w:val="231f20"/>
            <w:rtl w:val="0"/>
            <w:rPrChange w:author="Eilidh Locherty" w:id="34" w:date="2026-06-27T20:43:2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 </w:t>
        </w:r>
      </w:ins>
      <w:del w:author="Eilidh Locherty" w:id="33" w:date="2026-06-27T20:43:24Z">
        <w:r w:rsidDel="00000000" w:rsidR="00000000" w:rsidRPr="00000000">
          <w:rPr>
            <w:rFonts w:ascii="IBM Plex Serif" w:cs="IBM Plex Serif" w:eastAsia="IBM Plex Serif" w:hAnsi="IBM Plex Serif"/>
            <w:color w:val="231f20"/>
            <w:rtl w:val="0"/>
            <w:rPrChange w:author="Eilidh Locherty" w:id="34" w:date="2026-06-27T20:43:2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 —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not the stillness of rest, but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of deep water</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ins w:author="Eilidh Locherty" w:id="35" w:date="2026-06-27T20:49:12Z">
        <w:r w:rsidDel="00000000" w:rsidR="00000000" w:rsidRPr="00000000">
          <w:rPr>
            <w:rFonts w:ascii="IBM Plex Serif" w:cs="IBM Plex Serif" w:eastAsia="IBM Plex Serif" w:hAnsi="IBM Plex Serif"/>
            <w:color w:val="231f20"/>
            <w:rtl w:val="0"/>
            <w:rPrChange w:author="Eilidh Locherty" w:id="36" w:date="2026-06-27T20:49:12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T</w:t>
        </w:r>
      </w:ins>
      <w:ins w:author="Eilidh Locherty" w:id="37" w:date="2026-06-27T20:44:41Z">
        <w:r w:rsidDel="00000000" w:rsidR="00000000" w:rsidRPr="00000000">
          <w:rPr>
            <w:rFonts w:ascii="IBM Plex Serif" w:cs="IBM Plex Serif" w:eastAsia="IBM Plex Serif" w:hAnsi="IBM Plex Serif"/>
            <w:color w:val="231f20"/>
            <w:rtl w:val="0"/>
            <w:rPrChange w:author="Eilidh Locherty" w:id="36" w:date="2026-06-27T20:49:12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here had </w:t>
        </w:r>
        <w:del w:author="Eilidh Locherty" w:id="35" w:date="2026-06-27T20:49:12Z">
          <w:r w:rsidDel="00000000" w:rsidR="00000000" w:rsidRPr="00000000">
            <w:rPr>
              <w:rFonts w:ascii="IBM Plex Serif" w:cs="IBM Plex Serif" w:eastAsia="IBM Plex Serif" w:hAnsi="IBM Plex Serif"/>
              <w:color w:val="231f20"/>
              <w:rtl w:val="0"/>
              <w:rPrChange w:author="Eilidh Locherty" w:id="38" w:date="2026-06-27T20:44:41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She</w:delText>
          </w:r>
        </w:del>
      </w:ins>
      <w:del w:author="Eilidh Locherty" w:id="35" w:date="2026-06-27T20:49:12Z">
        <w:r w:rsidDel="00000000" w:rsidR="00000000" w:rsidRPr="00000000">
          <w:rPr>
            <w:rFonts w:ascii="IBM Plex Serif" w:cs="IBM Plex Serif" w:eastAsia="IBM Plex Serif" w:hAnsi="IBM Plex Serif"/>
            <w:color w:val="231f20"/>
            <w:rtl w:val="0"/>
            <w:rPrChange w:author="Eilidh Locherty" w:id="38" w:date="2026-06-27T20:44:41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Viridia</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del w:author="Eilidh Locherty" w:id="39" w:date="2026-06-27T18:24:04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had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never </w:t>
      </w:r>
      <w:ins w:author="Eilidh Locherty" w:id="40" w:date="2026-06-27T20:49:39Z">
        <w:r w:rsidDel="00000000" w:rsidR="00000000" w:rsidRPr="00000000">
          <w:rPr>
            <w:rFonts w:ascii="IBM Plex Serif" w:cs="IBM Plex Serif" w:eastAsia="IBM Plex Serif" w:hAnsi="IBM Plex Serif"/>
            <w:color w:val="231f20"/>
            <w:rtl w:val="0"/>
            <w:rPrChange w:author="Eilidh Locherty" w:id="41" w:date="2026-06-27T20:49:3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been</w:t>
        </w:r>
      </w:ins>
      <w:del w:author="Eilidh Locherty" w:id="40" w:date="2026-06-27T20:49:39Z">
        <w:r w:rsidDel="00000000" w:rsidR="00000000" w:rsidRPr="00000000">
          <w:rPr>
            <w:rFonts w:ascii="IBM Plex Serif" w:cs="IBM Plex Serif" w:eastAsia="IBM Plex Serif" w:hAnsi="IBM Plex Serif"/>
            <w:color w:val="231f20"/>
            <w:rtl w:val="0"/>
            <w:rPrChange w:author="Eilidh Locherty" w:id="41" w:date="2026-06-27T20:49:3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had</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a word for it. She only knew it did not mean her mother's head was empty. </w:t>
      </w:r>
      <w:del w:author="Eilidh Locherty" w:id="42" w:date="2026-06-27T20:50:24Z">
        <w:commentRangeStart w:id="14"/>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It meant the opposite. </w:delText>
        </w:r>
      </w:del>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748535156" w:lineRule="auto"/>
        <w:ind w:left="1207.699966430664" w:right="14.2999267578125" w:firstLine="324.40010070800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Change w:author="Eilidh Locherty" w:id="0" w:date="2026-06-27T20:50:24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8.7999725341797" w:right="14.2999267578125" w:firstLine="329.6800994873047"/>
            <w:jc w:val="left"/>
          </w:pPr>
        </w:pPrChange>
      </w:pPr>
      <w:commentRangeEnd w:id="14"/>
      <w:r w:rsidDel="00000000" w:rsidR="00000000" w:rsidRPr="00000000">
        <w:commentReference w:id="14"/>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commentRangeStart w:id="15"/>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Leon</w:t>
      </w:r>
      <w:commentRangeEnd w:id="15"/>
      <w:r w:rsidDel="00000000" w:rsidR="00000000" w:rsidRPr="00000000">
        <w:commentReference w:id="15"/>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del w:author="Eilidh Locherty" w:id="43" w:date="2026-06-27T20:52:20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has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invented a new color," Bella said, turning a page. "I believe it is called </w:t>
      </w:r>
      <w:commentRangeStart w:id="16"/>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toast</w:t>
      </w:r>
      <w:commentRangeEnd w:id="16"/>
      <w:r w:rsidDel="00000000" w:rsidR="00000000" w:rsidRPr="00000000">
        <w:commentReference w:id="16"/>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7.699966430664" w:right="2.200317382812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"It's character," her </w:t>
      </w:r>
      <w:commentRangeStart w:id="17"/>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father</w:t>
      </w:r>
      <w:commentRangeEnd w:id="17"/>
      <w:r w:rsidDel="00000000" w:rsidR="00000000" w:rsidRPr="00000000">
        <w:commentReference w:id="17"/>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said. He set the plate </w:t>
      </w:r>
      <w:del w:author="Eilidh Locherty" w:id="45" w:date="2026-06-27T20:59:59Z">
        <w:commentRangeStart w:id="18"/>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down </w:delText>
        </w:r>
      </w:del>
      <w:commentRangeEnd w:id="18"/>
      <w:r w:rsidDel="00000000" w:rsidR="00000000" w:rsidRPr="00000000">
        <w:commentReference w:id="18"/>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in front of Viridia with a flourish, dark crusts and all, </w:t>
      </w:r>
      <w:ins w:author="Eilidh Locherty" w:id="46" w:date="2026-06-27T21:01:13Z">
        <w:r w:rsidDel="00000000" w:rsidR="00000000" w:rsidRPr="00000000">
          <w:rPr>
            <w:rFonts w:ascii="IBM Plex Serif" w:cs="IBM Plex Serif" w:eastAsia="IBM Plex Serif" w:hAnsi="IBM Plex Serif"/>
            <w:color w:val="231f20"/>
            <w:rtl w:val="0"/>
            <w:rPrChange w:author="Eilidh Locherty" w:id="47" w:date="2026-06-27T21:01:13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then</w:t>
        </w:r>
      </w:ins>
      <w:del w:author="Eilidh Locherty" w:id="46" w:date="2026-06-27T21:01:13Z">
        <w:r w:rsidDel="00000000" w:rsidR="00000000" w:rsidRPr="00000000">
          <w:rPr>
            <w:rFonts w:ascii="IBM Plex Serif" w:cs="IBM Plex Serif" w:eastAsia="IBM Plex Serif" w:hAnsi="IBM Plex Serif"/>
            <w:color w:val="231f20"/>
            <w:rtl w:val="0"/>
            <w:rPrChange w:author="Eilidh Locherty" w:id="47" w:date="2026-06-27T21:01:13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and</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kissed the top of her head </w:t>
      </w:r>
      <w:ins w:author="Eilidh Locherty" w:id="48" w:date="2026-06-27T20:58:44Z">
        <w:r w:rsidDel="00000000" w:rsidR="00000000" w:rsidRPr="00000000">
          <w:rPr>
            <w:rFonts w:ascii="IBM Plex Serif" w:cs="IBM Plex Serif" w:eastAsia="IBM Plex Serif" w:hAnsi="IBM Plex Serif"/>
            <w:color w:val="231f20"/>
            <w:rtl w:val="0"/>
            <w:rPrChange w:author="Eilidh Locherty" w:id="49" w:date="2026-06-27T20:58:4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as he passed. </w:t>
        </w:r>
      </w:ins>
      <w:del w:author="Eilidh Locherty" w:id="48" w:date="2026-06-27T20:58:44Z">
        <w:r w:rsidDel="00000000" w:rsidR="00000000" w:rsidRPr="00000000">
          <w:rPr>
            <w:rFonts w:ascii="IBM Plex Serif" w:cs="IBM Plex Serif" w:eastAsia="IBM Plex Serif" w:hAnsi="IBM Plex Serif"/>
            <w:color w:val="231f20"/>
            <w:rtl w:val="0"/>
            <w:rPrChange w:author="Eilidh Locherty" w:id="49" w:date="2026-06-27T20:58:4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on the way past</w:delText>
        </w:r>
      </w:del>
      <w:ins w:author="Eilidh Locherty" w:id="48" w:date="2026-06-27T20:58:44Z">
        <w:del w:author="Eilidh Locherty" w:id="48" w:date="2026-06-27T20:58:44Z">
          <w:r w:rsidDel="00000000" w:rsidR="00000000" w:rsidRPr="00000000">
            <w:rPr>
              <w:rFonts w:ascii="IBM Plex Serif" w:cs="IBM Plex Serif" w:eastAsia="IBM Plex Serif" w:hAnsi="IBM Plex Serif"/>
              <w:color w:val="231f20"/>
              <w:rtl w:val="0"/>
              <w:rPrChange w:author="Eilidh Locherty" w:id="49" w:date="2026-06-27T20:58:4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 </w:delText>
          </w:r>
        </w:del>
      </w:ins>
      <w:del w:author="Eilidh Locherty" w:id="50" w:date="2026-06-27T20:59:18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w:delText>
        </w:r>
      </w:del>
      <w:ins w:author="Eilidh Locherty" w:id="50" w:date="2026-06-27T20:59:18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 </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smell</w:t>
      </w:r>
      <w:ins w:author="Eilidh Locherty" w:id="51" w:date="2026-06-27T20:59:27Z">
        <w:r w:rsidDel="00000000" w:rsidR="00000000" w:rsidRPr="00000000">
          <w:rPr>
            <w:rFonts w:ascii="IBM Plex Serif" w:cs="IBM Plex Serif" w:eastAsia="IBM Plex Serif" w:hAnsi="IBM Plex Serif"/>
            <w:color w:val="231f20"/>
            <w:rtl w:val="0"/>
            <w:rPrChange w:author="Eilidh Locherty" w:id="52" w:date="2026-06-27T20:59:27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ed</w:t>
        </w:r>
      </w:ins>
      <w:del w:author="Eilidh Locherty" w:id="51" w:date="2026-06-27T20:59:27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ing</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of soap and machine oil</w:t>
      </w:r>
      <w:ins w:author="Eilidh Locherty" w:id="53" w:date="2026-06-27T21:01:41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and </w:t>
      </w:r>
      <w:ins w:author="Eilidh Locherty" w:id="54" w:date="2026-06-27T21:01:48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w:t>
        </w:r>
        <w:r w:rsidDel="00000000" w:rsidR="00000000" w:rsidRPr="00000000">
          <w:rPr>
            <w:rFonts w:ascii="IBM Plex Serif" w:cs="IBM Plex Serif" w:eastAsia="IBM Plex Serif" w:hAnsi="IBM Plex Serif"/>
            <w:color w:val="231f20"/>
            <w:rtl w:val="0"/>
            <w:rPrChange w:author="Eilidh Locherty" w:id="55" w:date="2026-06-27T21:01:48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f </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cold morning he</w:t>
      </w:r>
      <w:del w:author="Eilidh Locherty" w:id="56" w:date="2026-06-27T21:07:12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'd</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already half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5.5000305175781" w:right="14.300537109375" w:hanging="3.7400054931640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walked through to fetch the milk.</w:t>
      </w:r>
      <w:commentRangeStart w:id="19"/>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"Eat the </w:t>
      </w:r>
      <w:commentRangeStart w:id="20"/>
      <w:commentRangeStart w:id="21"/>
      <w:commentRangeStart w:id="22"/>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character</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It builds character."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7.699966430664" w:right="14.2999267578125" w:firstLine="316.9200897216797"/>
        <w:jc w:val="both"/>
        <w:rPr>
          <w:ins w:author="Eilidh Locherty" w:id="57" w:date="2026-06-27T21:12:38Z"/>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ate the </w:t>
      </w:r>
      <w:commentRangeStart w:id="23"/>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character</w:t>
      </w:r>
      <w:commentRangeEnd w:id="23"/>
      <w:r w:rsidDel="00000000" w:rsidR="00000000" w:rsidRPr="00000000">
        <w:commentReference w:id="23"/>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commentRangeStart w:id="24"/>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w:t>
      </w:r>
      <w:commentRangeEnd w:id="24"/>
      <w:r w:rsidDel="00000000" w:rsidR="00000000" w:rsidRPr="00000000">
        <w:commentReference w:id="24"/>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was terrible. She said so, and her father pressed a hand to his chest as though she had run him through</w:t>
      </w:r>
      <w:ins w:author="Eilidh Locherty" w:id="57" w:date="2026-06-27T21:12:38Z">
        <w:r w:rsidDel="00000000" w:rsidR="00000000" w:rsidRPr="00000000">
          <w:rPr>
            <w:rFonts w:ascii="IBM Plex Serif" w:cs="IBM Plex Serif" w:eastAsia="IBM Plex Serif" w:hAnsi="IBM Plex Serif"/>
            <w:color w:val="231f20"/>
            <w:rtl w:val="0"/>
            <w:rPrChange w:author="Eilidh Locherty" w:id="58" w:date="2026-06-27T21:12:38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 </w:t>
        </w:r>
      </w:ins>
      <w:del w:author="Eilidh Locherty" w:id="57" w:date="2026-06-27T21:12:38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and h</w:delText>
        </w:r>
      </w:del>
      <w:ins w:author="Eilidh Locherty" w:id="57" w:date="2026-06-27T21:12:38Z">
        <w:r w:rsidDel="00000000" w:rsidR="00000000" w:rsidRPr="00000000">
          <w:rPr>
            <w:rtl w:val="0"/>
          </w:rPr>
        </w:r>
      </w:ins>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7.699966430664" w:right="14.2999267578125" w:firstLine="316.920089721679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ins w:author="Eilidh Locherty" w:id="57" w:date="2026-06-27T21:12:38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er mother laughed, a short, surprised sound, there and gone, the laugh of someone who did not give them away cheaply.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a moment</w:t>
      </w:r>
      <w:ins w:author="Eilidh Locherty" w:id="59" w:date="2026-06-27T21:16:05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the three of them simply existed in the small warm room </w:t>
      </w:r>
      <w:ins w:author="Eilidh Locherty" w:id="60" w:date="2026-06-27T21:16:51Z">
        <w:r w:rsidDel="00000000" w:rsidR="00000000" w:rsidRPr="00000000">
          <w:rPr>
            <w:rFonts w:ascii="IBM Plex Serif" w:cs="IBM Plex Serif" w:eastAsia="IBM Plex Serif" w:hAnsi="IBM Plex Serif"/>
            <w:color w:val="231f20"/>
            <w:rtl w:val="0"/>
            <w:rPrChange w:author="Eilidh Locherty" w:id="61" w:date="2026-06-27T21:16:51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a</w:t>
        </w:r>
        <w:commentRangeStart w:id="25"/>
        <w:r w:rsidDel="00000000" w:rsidR="00000000" w:rsidRPr="00000000">
          <w:rPr>
            <w:rFonts w:ascii="IBM Plex Serif" w:cs="IBM Plex Serif" w:eastAsia="IBM Plex Serif" w:hAnsi="IBM Plex Serif"/>
            <w:color w:val="231f20"/>
            <w:rtl w:val="0"/>
            <w:rPrChange w:author="Eilidh Locherty" w:id="61" w:date="2026-06-27T21:16:51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s</w:t>
        </w:r>
      </w:ins>
      <w:del w:author="Eilidh Locherty" w:id="60" w:date="2026-06-27T21:16:51Z">
        <w:r w:rsidDel="00000000" w:rsidR="00000000" w:rsidRPr="00000000">
          <w:rPr>
            <w:rFonts w:ascii="IBM Plex Serif" w:cs="IBM Plex Serif" w:eastAsia="IBM Plex Serif" w:hAnsi="IBM Plex Serif"/>
            <w:color w:val="231f20"/>
            <w:rtl w:val="0"/>
            <w:rPrChange w:author="Eilidh Locherty" w:id="61" w:date="2026-06-27T21:16:51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while the smoke thinned and</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the kettle ticked </w:t>
      </w:r>
      <w:ins w:author="Eilidh Locherty" w:id="62" w:date="2026-06-27T21:16:59Z">
        <w:r w:rsidDel="00000000" w:rsidR="00000000" w:rsidRPr="00000000">
          <w:rPr>
            <w:rFonts w:ascii="IBM Plex Serif" w:cs="IBM Plex Serif" w:eastAsia="IBM Plex Serif" w:hAnsi="IBM Plex Serif"/>
            <w:color w:val="231f20"/>
            <w:rtl w:val="0"/>
            <w:rPrChange w:author="Eilidh Locherty" w:id="63" w:date="2026-06-27T21:16:5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while</w:t>
        </w:r>
      </w:ins>
      <w:del w:author="Eilidh Locherty" w:id="62" w:date="2026-06-27T21:16:59Z">
        <w:r w:rsidDel="00000000" w:rsidR="00000000" w:rsidRPr="00000000">
          <w:rPr>
            <w:rFonts w:ascii="IBM Plex Serif" w:cs="IBM Plex Serif" w:eastAsia="IBM Plex Serif" w:hAnsi="IBM Plex Serif"/>
            <w:color w:val="231f20"/>
            <w:rtl w:val="0"/>
            <w:rPrChange w:author="Eilidh Locherty" w:id="63" w:date="2026-06-27T21:16:59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as</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it cooled</w:t>
      </w:r>
      <w:ins w:author="Eilidh Locherty" w:id="64" w:date="2026-06-27T21:16:35Z">
        <w:r w:rsidDel="00000000" w:rsidR="00000000" w:rsidRPr="00000000">
          <w:rPr>
            <w:rFonts w:ascii="IBM Plex Serif" w:cs="IBM Plex Serif" w:eastAsia="IBM Plex Serif" w:hAnsi="IBM Plex Serif"/>
            <w:color w:val="231f20"/>
            <w:rtl w:val="0"/>
            <w:rPrChange w:author="Eilidh Locherty" w:id="65" w:date="2026-06-27T21:16:3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 H</w:t>
        </w:r>
      </w:ins>
      <w:del w:author="Eilidh Locherty" w:id="64" w:date="2026-06-27T21:16:35Z">
        <w:r w:rsidDel="00000000" w:rsidR="00000000" w:rsidRPr="00000000">
          <w:rPr>
            <w:rFonts w:ascii="IBM Plex Serif" w:cs="IBM Plex Serif" w:eastAsia="IBM Plex Serif" w:hAnsi="IBM Plex Serif"/>
            <w:color w:val="231f20"/>
            <w:rtl w:val="0"/>
            <w:rPrChange w:author="Eilidh Locherty" w:id="65" w:date="2026-06-27T21:16:3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 and h</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er </w:t>
      </w:r>
      <w:commentRangeEnd w:id="25"/>
      <w:r w:rsidDel="00000000" w:rsidR="00000000" w:rsidRPr="00000000">
        <w:commentReference w:id="25"/>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mother reached across the table and tucked a loose strand of silver-blonde hair behind Viridia's ear </w:t>
      </w:r>
      <w:ins w:author="Eilidh Locherty" w:id="66" w:date="2026-06-27T21:19:34Z">
        <w:commentRangeStart w:id="26"/>
        <w:commentRangeStart w:id="26"/>
        <w:commentRangeEnd w:id="26"/>
        <w:r w:rsidDel="00000000" w:rsidR="00000000" w:rsidRPr="00000000">
          <w:commentReference w:id="26"/>
        </w:r>
        <w:r w:rsidDel="00000000" w:rsidR="00000000" w:rsidRPr="00000000">
          <w:rPr>
            <w:rFonts w:ascii="IBM Plex Serif" w:cs="IBM Plex Serif" w:eastAsia="IBM Plex Serif" w:hAnsi="IBM Plex Serif"/>
            <w:color w:val="231f20"/>
            <w:rtl w:val="0"/>
            <w:rPrChange w:author="Eilidh Locherty" w:id="67" w:date="2026-06-27T21:19:3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instinctively</w:t>
        </w:r>
      </w:ins>
      <w:del w:author="Eilidh Locherty" w:id="66" w:date="2026-06-27T21:19:34Z">
        <w:r w:rsidDel="00000000" w:rsidR="00000000" w:rsidRPr="00000000">
          <w:rPr>
            <w:rFonts w:ascii="IBM Plex Serif" w:cs="IBM Plex Serif" w:eastAsia="IBM Plex Serif" w:hAnsi="IBM Plex Serif"/>
            <w:color w:val="231f20"/>
            <w:rtl w:val="0"/>
            <w:rPrChange w:author="Eilidh Locherty" w:id="67" w:date="2026-06-27T21:19:3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without seeming to decide to do it</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confirming it was still there.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"You'll do something with all that quiet someday," Bella said. "All that watching. You see more than you let on." She held Viridia's </w:t>
      </w:r>
      <w:commentRangeStart w:id="27"/>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eyes</w:t>
      </w:r>
      <w:commentRangeEnd w:id="27"/>
      <w:r w:rsidDel="00000000" w:rsidR="00000000" w:rsidRPr="00000000">
        <w:commentReference w:id="27"/>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a beat longer than the moment asked for. </w:t>
      </w:r>
      <w:commentRangeStart w:id="28"/>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"Just be careful who you let see you do it." </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533.2000732421875" w:right="712.16064453125" w:hanging="8.580017089843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w:t>
      </w:r>
      <w:del w:author="Eilidh Locherty" w:id="68" w:date="2026-06-27T21:26:27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had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thought it was an ordinary thing to say. </w:t>
      </w:r>
      <w:ins w:author="Eilidh Locherty" w:id="69" w:date="2026-06-27T21:25:50Z">
        <w:commentRangeStart w:id="29"/>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w:t>
        </w:r>
        <w:commentRangeStart w:id="29"/>
        <w:commentRangeEnd w:id="29"/>
        <w:r w:rsidDel="00000000" w:rsidR="00000000" w:rsidRPr="00000000">
          <w:commentReference w:id="29"/>
        </w:r>
        <w:r w:rsidDel="00000000" w:rsidR="00000000" w:rsidRPr="00000000">
          <w:rPr>
            <w:rFonts w:ascii="IBM Plex Serif" w:cs="IBM Plex Serif" w:eastAsia="IBM Plex Serif" w:hAnsi="IBM Plex Serif"/>
            <w:color w:val="231f20"/>
            <w:rtl w:val="0"/>
            <w:rPrChange w:author="Eilidh Locherty" w:id="70" w:date="2026-06-27T21:25:5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r a while, it was. </w:t>
        </w:r>
      </w:ins>
      <w:del w:author="Eilidh Locherty" w:id="69" w:date="2026-06-27T21:25:50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She thought about it for the rest of her life</w:delText>
        </w:r>
        <w:commentRangeStart w:id="30"/>
        <w:commentRangeStart w:id="31"/>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 </w:delText>
        </w:r>
      </w:del>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07.699966430664" w:right="14.2999267578125" w:hanging="3.079986572265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stared </w:t>
      </w:r>
      <w:del w:author="Eilidh Locherty" w:id="71" w:date="2026-06-27T22:41:12Z">
        <w:commentRangeStart w:id="32"/>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up </w:delText>
        </w:r>
      </w:del>
      <w:commentRangeEnd w:id="32"/>
      <w:r w:rsidDel="00000000" w:rsidR="00000000" w:rsidRPr="00000000">
        <w:commentReference w:id="32"/>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at the building that was meant to be her home for the next four years.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031738281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Hazel Preparatory School sat behind a high iron gate and a run of hedges trimmed so precisely they looked less grown than manufactured. The brochure her father had been so proud of called it an impressive institution, founded in 1735 by Hazel Greenwich</w:t>
      </w:r>
      <w:ins w:author="Eilidh Locherty" w:id="72" w:date="2026-06-27T22:48:16Z">
        <w:r w:rsidDel="00000000" w:rsidR="00000000" w:rsidRPr="00000000">
          <w:rPr>
            <w:rFonts w:ascii="IBM Plex Serif" w:cs="IBM Plex Serif" w:eastAsia="IBM Plex Serif" w:hAnsi="IBM Plex Serif"/>
            <w:color w:val="231f20"/>
            <w:rtl w:val="0"/>
            <w:rPrChange w:author="Eilidh Locherty" w:id="73" w:date="2026-06-27T22:48:16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 I</w:t>
        </w:r>
        <w:commentRangeStart w:id="33"/>
        <w:r w:rsidDel="00000000" w:rsidR="00000000" w:rsidRPr="00000000">
          <w:rPr>
            <w:rFonts w:ascii="IBM Plex Serif" w:cs="IBM Plex Serif" w:eastAsia="IBM Plex Serif" w:hAnsi="IBM Plex Serif"/>
            <w:color w:val="231f20"/>
            <w:rtl w:val="0"/>
            <w:rPrChange w:author="Eilidh Locherty" w:id="73" w:date="2026-06-27T22:48:16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t</w:t>
        </w:r>
      </w:ins>
      <w:del w:author="Eilidh Locherty" w:id="72" w:date="2026-06-27T22:48:16Z">
        <w:r w:rsidDel="00000000" w:rsidR="00000000" w:rsidRPr="00000000">
          <w:rPr>
            <w:rFonts w:ascii="IBM Plex Serif" w:cs="IBM Plex Serif" w:eastAsia="IBM Plex Serif" w:hAnsi="IBM Plex Serif"/>
            <w:color w:val="231f20"/>
            <w:rtl w:val="0"/>
            <w:rPrChange w:author="Eilidh Locherty" w:id="73" w:date="2026-06-27T22:48:16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 and it was impressive,</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ins w:author="Eilidh Locherty" w:id="74" w:date="2026-06-27T22:48:46Z">
        <w:r w:rsidDel="00000000" w:rsidR="00000000" w:rsidRPr="00000000">
          <w:rPr>
            <w:rFonts w:ascii="IBM Plex Serif" w:cs="IBM Plex Serif" w:eastAsia="IBM Plex Serif" w:hAnsi="IBM Plex Serif"/>
            <w:color w:val="231f20"/>
            <w:rtl w:val="0"/>
            <w:rPrChange w:author="Eilidh Locherty" w:id="75" w:date="2026-06-27T22:48:46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looked like the sort of place </w:t>
        </w:r>
      </w:ins>
      <w:del w:author="Eilidh Locherty" w:id="74" w:date="2026-06-27T22:48:46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in the way of things that</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del w:author="Eilidh Locherty" w:id="76" w:date="2026-06-27T22:49:07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are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designed to make you fee</w:t>
      </w:r>
      <w:commentRangeEnd w:id="33"/>
      <w:r w:rsidDel="00000000" w:rsidR="00000000" w:rsidRPr="00000000">
        <w:commentReference w:id="33"/>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 small before </w:t>
      </w:r>
      <w:ins w:author="Eilidh Locherty" w:id="77" w:date="2026-06-27T22:49:20Z">
        <w:r w:rsidDel="00000000" w:rsidR="00000000" w:rsidRPr="00000000">
          <w:rPr>
            <w:rFonts w:ascii="IBM Plex Serif" w:cs="IBM Plex Serif" w:eastAsia="IBM Plex Serif" w:hAnsi="IBM Plex Serif"/>
            <w:color w:val="231f20"/>
            <w:rtl w:val="0"/>
            <w:rPrChange w:author="Eilidh Locherty" w:id="78" w:date="2026-06-27T22:49:2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it</w:t>
        </w:r>
      </w:ins>
      <w:del w:author="Eilidh Locherty" w:id="77" w:date="2026-06-27T22:49:20Z">
        <w:r w:rsidDel="00000000" w:rsidR="00000000" w:rsidRPr="00000000">
          <w:rPr>
            <w:rFonts w:ascii="IBM Plex Serif" w:cs="IBM Plex Serif" w:eastAsia="IBM Plex Serif" w:hAnsi="IBM Plex Serif"/>
            <w:color w:val="231f20"/>
            <w:rtl w:val="0"/>
            <w:rPrChange w:author="Eilidh Locherty" w:id="78" w:date="2026-06-27T22:49:2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they</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ins w:author="Eilidh Locherty" w:id="79" w:date="2026-06-27T22:49:25Z">
        <w:r w:rsidDel="00000000" w:rsidR="00000000" w:rsidRPr="00000000">
          <w:rPr>
            <w:rFonts w:ascii="IBM Plex Serif" w:cs="IBM Plex Serif" w:eastAsia="IBM Plex Serif" w:hAnsi="IBM Plex Serif"/>
            <w:color w:val="231f20"/>
            <w:rtl w:val="0"/>
            <w:rPrChange w:author="Eilidh Locherty" w:id="80" w:date="2026-06-27T22:49:2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had</w:t>
        </w:r>
      </w:ins>
      <w:del w:author="Eilidh Locherty" w:id="79" w:date="2026-06-27T22:49:25Z">
        <w:r w:rsidDel="00000000" w:rsidR="00000000" w:rsidRPr="00000000">
          <w:rPr>
            <w:rFonts w:ascii="IBM Plex Serif" w:cs="IBM Plex Serif" w:eastAsia="IBM Plex Serif" w:hAnsi="IBM Plex Serif"/>
            <w:color w:val="231f20"/>
            <w:rtl w:val="0"/>
            <w:rPrChange w:author="Eilidh Locherty" w:id="80" w:date="2026-06-27T22:49:25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have</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spoken a single word to you. </w:t>
      </w:r>
      <w:ins w:author="Eilidh Locherty" w:id="81" w:date="2026-06-27T22:52:30Z">
        <w:commentRangeStart w:id="34"/>
        <w:r w:rsidDel="00000000" w:rsidR="00000000" w:rsidRPr="00000000">
          <w:rPr>
            <w:rFonts w:ascii="IBM Plex Serif" w:cs="IBM Plex Serif" w:eastAsia="IBM Plex Serif" w:hAnsi="IBM Plex Serif"/>
            <w:color w:val="231f20"/>
            <w:rtl w:val="0"/>
            <w:rPrChange w:author="Eilidh Locherty" w:id="82" w:date="2026-06-27T22:52:3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It was built</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IBM Plex Serif" w:cs="IBM Plex Serif" w:eastAsia="IBM Plex Serif" w:hAnsi="IBM Plex Serif"/>
            <w:color w:val="231f20"/>
            <w:rtl w:val="0"/>
            <w:rPrChange w:author="Eilidh Locherty" w:id="82" w:date="2026-06-27T22:52:3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with</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IBM Plex Serif" w:cs="IBM Plex Serif" w:eastAsia="IBM Plex Serif" w:hAnsi="IBM Plex Serif"/>
            <w:color w:val="231f20"/>
            <w:rtl w:val="0"/>
            <w:rPrChange w:author="Eilidh Locherty" w:id="82" w:date="2026-06-27T22:52:3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g</w:t>
        </w:r>
      </w:ins>
      <w:del w:author="Eilidh Locherty" w:id="81" w:date="2026-06-27T22:52:30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G</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rey stone</w:t>
      </w:r>
      <w:ins w:author="Eilidh Locherty" w:id="83" w:date="2026-06-27T22:52:03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the flat</w:t>
      </w:r>
      <w:ins w:author="Eilidh Locherty" w:id="84" w:date="2026-06-27T22:53:41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colorless grey of a sky that has not decided whether to rain. </w:t>
      </w:r>
      <w:ins w:author="Eilidh Locherty" w:id="85" w:date="2026-06-27T22:54:06Z">
        <w:r w:rsidDel="00000000" w:rsidR="00000000" w:rsidRPr="00000000">
          <w:rPr>
            <w:rFonts w:ascii="IBM Plex Serif" w:cs="IBM Plex Serif" w:eastAsia="IBM Plex Serif" w:hAnsi="IBM Plex Serif"/>
            <w:color w:val="231f20"/>
            <w:rtl w:val="0"/>
            <w:rPrChange w:author="Eilidh Locherty" w:id="86" w:date="2026-06-27T22:54:06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Its t</w:t>
        </w:r>
      </w:ins>
      <w:del w:author="Eilidh Locherty" w:id="85" w:date="2026-06-27T22:54:06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T</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all windows </w:t>
      </w:r>
      <w:del w:author="Eilidh Locherty" w:id="87" w:date="2026-06-27T22:54:16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that </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gave nothing back</w:t>
      </w:r>
      <w:ins w:author="Eilidh Locherty" w:id="88" w:date="2026-06-27T22:54:24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ins w:author="Eilidh Locherty" w:id="89" w:date="2026-06-27T22:54:30Z">
        <w:r w:rsidDel="00000000" w:rsidR="00000000" w:rsidRPr="00000000">
          <w:rPr>
            <w:rFonts w:ascii="IBM Plex Serif" w:cs="IBM Plex Serif" w:eastAsia="IBM Plex Serif" w:hAnsi="IBM Plex Serif"/>
            <w:color w:val="231f20"/>
            <w:rtl w:val="0"/>
            <w:rPrChange w:author="Eilidh Locherty" w:id="90" w:date="2026-06-27T22:54:3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only</w:t>
        </w:r>
      </w:ins>
      <w:del w:author="Eilidh Locherty" w:id="89" w:date="2026-06-27T22:54:30Z">
        <w:r w:rsidDel="00000000" w:rsidR="00000000" w:rsidRPr="00000000">
          <w:rPr>
            <w:rFonts w:ascii="IBM Plex Serif" w:cs="IBM Plex Serif" w:eastAsia="IBM Plex Serif" w:hAnsi="IBM Plex Serif"/>
            <w:color w:val="231f20"/>
            <w:rtl w:val="0"/>
            <w:rPrChange w:author="Eilidh Locherty" w:id="90" w:date="2026-06-27T22:54:30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but</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ins w:author="Eilidh Locherty" w:id="91" w:date="2026-06-27T22:54:38Z">
        <w:r w:rsidDel="00000000" w:rsidR="00000000" w:rsidRPr="00000000">
          <w:rPr>
            <w:rFonts w:ascii="IBM Plex Serif" w:cs="IBM Plex Serif" w:eastAsia="IBM Plex Serif" w:hAnsi="IBM Plex Serif"/>
            <w:color w:val="231f20"/>
            <w:rtl w:val="0"/>
            <w:rPrChange w:author="Eilidh Locherty" w:id="92" w:date="2026-06-27T22:54:38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the</w:t>
        </w:r>
      </w:ins>
      <w:del w:author="Eilidh Locherty" w:id="91" w:date="2026-06-27T22:54:38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delText xml:space="preserve">a</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ins w:author="Eilidh Locherty" w:id="93" w:date="2026-06-27T22:54:44Z">
        <w:r w:rsidDel="00000000" w:rsidR="00000000" w:rsidRPr="00000000">
          <w:rPr>
            <w:rFonts w:ascii="IBM Plex Serif" w:cs="IBM Plex Serif" w:eastAsia="IBM Plex Serif" w:hAnsi="IBM Plex Serif"/>
            <w:color w:val="231f20"/>
            <w:rtl w:val="0"/>
            <w:rPrChange w:author="Eilidh Locherty" w:id="94" w:date="2026-06-27T22:54:4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dull</w:t>
        </w:r>
      </w:ins>
      <w:del w:author="Eilidh Locherty" w:id="93" w:date="2026-06-27T22:54:44Z">
        <w:r w:rsidDel="00000000" w:rsidR="00000000" w:rsidRPr="00000000">
          <w:rPr>
            <w:rFonts w:ascii="IBM Plex Serif" w:cs="IBM Plex Serif" w:eastAsia="IBM Plex Serif" w:hAnsi="IBM Plex Serif"/>
            <w:color w:val="231f20"/>
            <w:rtl w:val="0"/>
            <w:rPrChange w:author="Eilidh Locherty" w:id="94" w:date="2026-06-27T22:54:44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flat</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shine of morning light. Somewhere beyond the gate</w:t>
      </w:r>
      <w:ins w:author="Eilidh Locherty" w:id="95" w:date="2026-06-27T22:54:55Z">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ins>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a bird sang two notes </w:t>
      </w:r>
      <w:ins w:author="Eilidh Locherty" w:id="96" w:date="2026-06-27T22:55:03Z">
        <w:r w:rsidDel="00000000" w:rsidR="00000000" w:rsidRPr="00000000">
          <w:rPr>
            <w:rFonts w:ascii="IBM Plex Serif" w:cs="IBM Plex Serif" w:eastAsia="IBM Plex Serif" w:hAnsi="IBM Plex Serif"/>
            <w:color w:val="231f20"/>
            <w:rtl w:val="0"/>
            <w:rPrChange w:author="Eilidh Locherty" w:id="97" w:date="2026-06-27T22:55:03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t xml:space="preserve">then</w:t>
        </w:r>
      </w:ins>
      <w:del w:author="Eilidh Locherty" w:id="96" w:date="2026-06-27T22:55:03Z">
        <w:r w:rsidDel="00000000" w:rsidR="00000000" w:rsidRPr="00000000">
          <w:rPr>
            <w:rFonts w:ascii="IBM Plex Serif" w:cs="IBM Plex Serif" w:eastAsia="IBM Plex Serif" w:hAnsi="IBM Plex Serif"/>
            <w:color w:val="231f20"/>
            <w:rtl w:val="0"/>
            <w:rPrChange w:author="Eilidh Locherty" w:id="97" w:date="2026-06-27T22:55:03Z">
              <w:rPr>
                <w:rFonts w:ascii="IBM Plex Serif" w:cs="IBM Plex Serif" w:eastAsia="IBM Plex Serif" w:hAnsi="IBM Plex Serif"/>
                <w:b w:val="0"/>
                <w:bCs w:val="0"/>
                <w:i w:val="0"/>
                <w:iCs w:val="0"/>
                <w:smallCaps w:val="0"/>
                <w:strike w:val="0"/>
                <w:color w:val="231f20"/>
                <w:sz w:val="22"/>
                <w:szCs w:val="22"/>
                <w:u w:val="none"/>
                <w:shd w:fill="auto" w:val="clear"/>
                <w:vertAlign w:val="baseline"/>
              </w:rPr>
            </w:rPrChange>
          </w:rPr>
          <w:delText xml:space="preserve">and</w:delText>
        </w:r>
      </w:del>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stopped.</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7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14.3011474609375" w:firstLine="323.740081787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had been excited, once. Three days ago, a lifetime ago, she had torn open the letter with the Hazel sigil pressed into the wax and felt something lift in her chest for the first time in weeks.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10.999984741211" w:right="14.3011474609375" w:firstLine="321.1000823974609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Now she stood at the gate and felt nothing she could name.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hand found the stone at her throat without asking permission. Her mother's stone, the smooth dark-blue weight of it, the carved symbols that held a faint light even out here in plain sun. She closed her fist around it and the edges pressed into her palm, steadier than anything else she had. For a moment it warmed under her fingers. The carved lines glowed a shade brighter as her pulse climbed, and under the warmth came a thin taste of cold metal at the back of her tongue. She had known it before and never told anyone. It answered her own feeling, she thought, warming when her pulse climbed and cooling when she did, as though it ran on whatever she was holding down. No one else, she was fairly sure, tasted the gate they walked through. Then it was cool glass again, the taste gone. The sun, she told herself.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25.50010681152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had let her silver-blonde hair hang loose this morning; braiding it had felt like more than she could manage. She was slight and fine-boned, the sort of girl grown-ups wanted to feed, and she stood with her shoulders curved inward, not slouching so much as drawn in, making herself a smaller target. Her green eyes had fixed on nothing at all.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11474609375" w:firstLine="322.640075683593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Beside her, Aleric Porter had not stopped talking since the motorcar.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"You'll do well here, I'm sure of it," he was saying, hands clasped behind his back, rocking slightly on his heels as he surveyed the school like a landlord pleased with a property he had personally arranged to exist. "They've trained the top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7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4.6199798583984" w:right="14.3017578125" w:firstLine="3.079986572265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light mages in this country since the doors opened. The very top. The fact that they selected you. Well. That's an honor, Viridia. A genuine honor."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"Yes," Viridia said.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"Four years here, then on to a proper specialty school. Healing's the prestigious route, of course. But there's intelligence work, therapy, the building disciplines. A great many doors are about to open for you. That's the thing to hold on 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6.6000366210938" w:right="14.300537109375" w:firstLine="316.92001342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great many doors. Viridia thought of two that had closed three days ago, her mother and father, three days dead, and would not open again no matter how she stood in front of them. She did not say this. Grief made other people uncomfortable; the kind thing was to keep it where they could not see it.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know it's a great deal of change," Aleric went on, and for one moment his voice dropped out of its bright register into something gentler, almost careful. He glanced down at her. "Especially with everything that's happened. But it really is for the best. You believe me, don't you?"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11474609375" w:firstLine="324.40010070800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 wanted her to. She could see that he wanted her to, the way a man wants reassurance that the heavy thing he has carried was worth carrying.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3.5199737548828" w:right="2.200927734375" w:firstLine="329.6800994873047"/>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So Viridia looked up at him and tried to smile. It did not work. Her face had forgotten the shape of it. What she produced was closer to a wince, a brief unconvincing twist of the mouth that fooled no one. But Aleric's expression eased anyway, because he wanted to be eased, and he set one large hand between her shoulder blades and steered her gently through the open gate and up the path toward the doors.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9.4599914550781" w:right="14.2999267578125" w:firstLine="322.640075683593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Behind them, the iron gate swung shut on its own weight, the sound of it a held note finally let go.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7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81.70544624328613" w:lineRule="auto"/>
        <w:ind w:left="1203.5199737548828" w:right="14.3011474609375" w:hanging="1.9800567626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Aleric knocked twice, briskly, then stepped back and settled both hands on Viridia's shoulders, lightly, but with a certain readiness, half expecting her to bolt the moment the door opened and wanting to be in position to stop her.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0.999984741211" w:right="14.300537109375" w:firstLine="321.10008239746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a few seconds nothing happened. Then one of the tall double doors swung inward, and a young woman looked out at them.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0317382812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was older than Viridia but not by much, seventeen, eighteen perhaps, a fourth-year by the easy, proprietary way she occupied the doorway. Her hair was long and very black, pulled back into a ponytail that had been redone in a hurry. Her nails were painted black too, chipped at the edges. She wore the Hazel uniform with the small carelessness of someone who had worn it a long time, and at her throat hung a thin chain with a pale stone that caught the hall light.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3.1999969482422" w:right="14.300537109375" w:firstLine="325.2800750732422"/>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"Can I help you?" she said, her gaze moving past Aleric to settle on Viridia with frank curiosity.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8.7999725341797" w:right="14.2999267578125" w:firstLine="314.720077514648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Aleric cleared his throat. "Ahem. Yes. My name is Aleric Porter, and I'm escorting young Miss Viridia Saeren." He produced the acceptance letter from inside his coat with his free hand, keeping the other firmly in place, and held it out. "She is expected, I believe."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4.6199798583984" w:right="14.2999267578125" w:firstLine="323.0800628662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young woman took the letter and scanned it, and Viridia watched something shift in her face, a small recalibration, quick and contained, gone almost before she had seen it. Her eyes lifted from the page back to Viridia, and this time they did not go to her face. They went, for the space of a single heartbeat, to the dark-blue stone at her throat.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0.999984741211" w:right="14.300537109375" w:firstLine="316.700057983398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she smiled, and whatever it had been smoothed itself away.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9.8999786376953" w:right="14.2999267578125" w:firstLine="328.5800933837890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see. Well, Viridia. My name's Amber Summers. I'm a fourth-year here." She stepped back and held the door wide.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0029296875" w:line="240" w:lineRule="auto"/>
        <w:ind w:left="0" w:right="307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5.0599670410156" w:right="14.300537109375" w:firstLine="13.420028686523438"/>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"Come in, both of you. Most everyone's arrived already. We're only waiting on two more."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8.7999725341797" w:right="14.300537109375" w:firstLine="323.3000946044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Not last, then. It was a small thing, and Viridia despised that it mattered to her, but it loosened something all the same. She stepped over the threshold. Behind her the heavy door drew shut, and Aleric's hands left her shoulders at last, and she had the disorienting sense of being handed off, passed out of one set of careful hands into another.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2.2021484375" w:firstLine="320.00007629394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hallway beyond was long and lush, the floor swallowed under thick carpet that took the sound out of their footsteps. What kept Viridia's attention, though, were the walls. They were hung end to end with paintings: landscapes and portraits and a few stranger things she could not place, some of them clearly old, the varnish gone amber with age, the figures in them dressed in fashions she did not recognize.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slowed without meaning to.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9.4599914550781" w:right="14.300537109375" w:firstLine="314.0600585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noticed. Of course she did; Viridia would learn, in time, that Amber noticed almost everything and simply chose what to do about it.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"That one's a Verrane," she said, nodding at a dim seascape where a single ship leaned against a wall of grey weather. "He taught here, supposedly, generations back. And that one there." She nodded at a tall portrait of a stern woman with a hawk on her wrist. "Nobody's quite sure who painted it, or who she even was. One of the early headmistresses, supposedly. The hawk's the giveaway, apparently. I never understood why." She said it lightly, walking backward now to keep facing them, easy and unhurried. "They like their history here. You'll get used to it. Half the building's a museum and the other half's a classroom and sometimes it's hard to tell which is which."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7.699966430664" w:right="14.300537109375" w:firstLine="316.9200897216797"/>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looked at the woman with the hawk a moment longer. Being told a thing's name helped. The world seemed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7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300537109375" w:firstLine="5.939941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less likely to come apart if its pieces could be labelled. Verrane, and the hawk. She took the names with her and walked 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9.8999786376953" w:right="14.3011474609375" w:firstLine="317.8000640869140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hall ended at another door, this one already open onto a large bright room.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21.76002502441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stopped at the threshold and turned. For a moment she looked at Viridia again, and there was nothing of the tour guide in it now, something steadier, almost weighing. "Orientation's in here," she said. "Headmistress takes it herself." A beat. "You'll be all right."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0537109375" w:firstLine="322.6400756835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not phrased as a question, but Viridia understood that it was one, asked sideways the way kind people sometimes ask the things they are not sure they have the right 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"Yes," she said.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13.1999969482422" w:right="14.300537109375" w:firstLine="310.3200531005859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Amber's mouth tipped, not quite a smile. "Right," she said, and led them in.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13.1999969482422" w:right="14.3017578125" w:hanging="5.5000305175781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room was built to make an impression, and it succeeded.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316406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long and high-ceilinged, a hall or a chapel once, before someone filled it with rows of chairs and a purpose. Light came down through arched windows in long pale columns. High above, the ceiling had been painted ages ago with a faded scene she could not quite make out: figures with their arms raised, and above them something bright that might have been the sun or might have been a fire. No one else was looking up at it.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1147460937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Fifty chairs faced a raised platform with a single dark desk. The arrangement was deliberate in a way she felt before she understood it: the newest arrivals seated closest, where every word would reach them and where they could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30029296875" w:line="240" w:lineRule="auto"/>
        <w:ind w:left="0" w:right="307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10.999984741211" w:right="14.300537109375" w:hanging="5.49995422363281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 seen, all at once. A room designed so the front row had nowhere to hide.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1.760025024414" w:right="14.2999267578125" w:firstLine="325.940017700195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front rows were already half full, and they were loud. Not loud in any rude way. It was the bright, overlapping chatter of girls who already knew one another, who had met at this gathering or that one, whose mothers were acquainted, who had been writing letters all summer and now fell on each other with the relief of finally being in the same room. They leaned across the aisles. They compared the trim on their uniforms and the charms on their bracelets. One girl was demonstrating something with her hands, a small flourish, and three others were laughing. They had the easy gravity of a thing already formed, a group with edges, and Viridia, standing in the doorway, was very plainly on the outside of those edges.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25.50010681152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was good at this part, at least: the watching. Grief had only sharpened it, stripping away whatever part of her had once wanted to step forward and be included. The one demonstrating the flourish was used to being watched and liked it. The two by the window were performing their friendship a little, for the others.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03173828125" w:firstLine="321.76002502441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tall girl with copper hair turned in her seat and picked Viridia out where she stood. Her eyes did the quick sum strangers do, the loose hair, the slight build, the plainness of her, and landed last on the dark-blue stone at Viridia's throat. They stayed there a moment too long. Then the girl leaned to her neighbor and said something behind two fingers, and both of them looked, and looked away, and laughed. Cruel, Viridia decided, and filed her under it: the kind who picked. It would be weeks before she learned the copper-haired girl had been asking, low and worried, whether the new one had come straight from the funeral she'd heard about, and that the laugh had been the other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7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8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14.3017578125"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girl's, at something else entirely. Viridia, this once, had read the surface and called it the depth.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1.760025024414" w:right="14.2999267578125" w:firstLine="328.140029907226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Up on the platform, behind the desk, a woman sat reading through a stack of papers and did not look up. Viridia's eye went to her last and stayed longest. She was not a large woman, but she filled the platform the way certain people fill a space simply by being indifferent to it. She wore a dress in the deep colors of late autumn, burnished gold at the bodice shading to a rose so dark it was nearly wine, with a high collar of emerald green that caught the window light. A pair of rose-tinted spectacles sat low on her nose, and through them her eyes moved down the page with brisk, unhurried attention. Her hair was pinned up. Everything about her was composed and exact and expensive-looking, and then Viridia's gaze dropped, the way it did, to the small wrong detail at the bottom of the picture.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26.6000366210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shoes were blue. Bright, plain, slightly scuffed blue, the blue of a thing chosen because it was liked rather than because it matched. Under all that careful autumn, the blue shoes were practically shouting, and something in Viridia eased at the sight of them.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Beside her, Amber leaned in, her voice dropped low. "That's Lady Lightwell. The Headmistress. She takes orientation herself every year. Likes to see the new ones with her own eyes." There was something under the words Viridia couldn't read, some private weather, and then it passed. Amber tipped her head toward the front rows. "Take a seat up there. She has it set up so all the new arrivals are sure to hear everything."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9.4599914550781" w:right="14.300537109375" w:firstLine="315.16006469726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looked at the bright crowded rows. Her stomach tightened. "Where will you be?"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10.999984741211" w:right="14.3017578125" w:firstLine="327.48008728027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"Don't worry." Amber's smile came easier this time, almost gentle. "I won't be far. Fourth-years sit in the back."</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7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0.4399871826172" w:right="2.200927734375" w:firstLine="12.760009765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nodded toward the rear of the hall, where a thinner scatter of older students lounged with the boredom of people who had done this three times already. "I'll come find you the second it's over. You won't even have to look for me."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4.6199798583984" w:right="14.29931640625" w:firstLine="318.900070190429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with a small wave of her black-nailed hand she was gone, down the side of the room and into the back, leaving Viridia alone at the head of the aisle.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27.700042724609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was nothing for it. She went.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29992675781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carpet gave under her feet and took her footsteps with it, so that she crossed the front of that bright room in a silence that felt, to her, enormous. A few of the girls glanced up as she passed, a flick of attention, a quick weighing, the brief curiosity reserved for a newcomer, and then went back to their conversations, because she did nothing to hold them. She did not smile too widely or speak too soon. She simply found one of the last empty chairs near the front, on the aisle, and sat, and set her hands in her lap, and let the noise close back over her like water over a dropped stone.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31640625" w:firstLine="315.82008361816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At the desk, Lady Lightwell squared her stack of papers against the wood with two crisp taps, set them down, and at last lifted her head. The tinted lenses swept once across the rows of waiting girls.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stone at Viridia's throat went warm. Not the faint warmth of the gate this time. It pulsed once, hard, a heartbeat that was not hers, and the carved lines flared bright enough that she clapped her hand over it before she could think. When she looked up the lenses had stopped moving. They had stopped on her. For a half-second, no longer, Viridia had the distinct and uncomfortable sensation of having been seen. Not glanced at. Seen, the way her mother used to see her across the breakfast table, as though the surface were not the interesting part. Then the lenses moved on, and the stone went cool under her palm, and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7.699966430664" w:right="14.3011474609375" w:firstLine="1.7600250244140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was no telling whether the Headmistress had marked it or whether she had only wanted, badly, to be wrong. Then the moment let go. The Headmistress clasped her hands, and the bright chatter began, all on its own, to fall away.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40" w:lineRule="auto"/>
        <w:ind w:left="1218.479995727539"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4.6199798583984" w:right="14.3011474609375" w:firstLine="323.0800628662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voice came from her right, low and bright and entirely unbothered by the hush settling over the room. Viridia turned.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21.76002502441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girl had taken the chair beside her. Had, in fact, moved into it, judging by the bag still half-shrugged off one shoulder and the slightly breathless look of someone who had relocated across an aisle on purpose. She was about Viridia's age, with long blond hair and green eyes and a smattering of freckles scattered across a small nose. She was a little heavier than the other girls, and she wore the uniform, the black vest with its white embroidered H over the right breast, the white undershirt, the brown skirt to just above the knee, the long white socks, with none of the casual carelessness Amber had. She wore it as something brand new and slightly miraculous, still not quite able to believe it was hers to wear.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1538085937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was smiling. It was a wide, open, helplessly friendly smile that showed teeth a little crowded at the front, one of them turned just slightly out of line, and there was nothing in it of the weighing Viridia had felt from the other girls. It was a smile with no edges at all.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11474609375" w:firstLine="330.780105590820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"My name's Alice," she whispered, leaning in close and conspiratorial. "Alice Pembrook. What's yours?" "Viridia," she said. And then, because the girl was still looking at her with such frank expectation, "Viridia Saeren."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3.5199737548828" w:right="14.300537109375" w:firstLine="334.9600982666015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Alice tried it out, and seemed pleased with it. "That's a good name. Mine's just Alice. There were three Alices in my year at home." She made a small face about it, comic and unselfconscious. "I always had to be Alice 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0.4399871826172" w:right="14.2999267578125" w:firstLine="324.180068969726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did not know what to say to that, so she said the first true thing that came to her. "I like your uniform." It was a small thing, almost nothing, but Alice's whole face lit with sudden pleasure. She smoothed the skirt down over her knees with both hands, a quick proud gesture. "Do you really? I keep thinking it's going to turn out to be a mistake, that someone's going to come and tell me there's been a mix-up." She laughed, soft, so as not to carry. "Nobody in my family's ever. I mean, I'm the first. The first one of us who could do any of it. So all this still feels a bit like I borrowed it." She tucked her hair behind her ear, and there was, for just a second under the brightness, something carefully managed, a self-consciousness she was choosing to wave off rather than let sit. "Is your family, were they all mages? You look like you belong here. You've got that look." And then, lighter, but with a small edge under it she did not seem to hear herself put there: "Old blood, I bet. You can always tell. It must be nice, knowing the room's yours before you walk into it."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092773437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not meant unkindly. Viridia understood that even as it landed. But it landed all the same, on the one morning she had nothing to land on: the assumption that the stone at her throat and the name on her letter were a kind of welcome she had been issued at birth, when in truth they were the last warm things left of two people three days dead. For a moment she could not answer, and the silence stretched a beat too long, and she watched Alice register it without understanding it, watched the bright face flicker, uncertain whether it had given offense and how. The room's not mine, Viridia did not say. Nothing is, just now. She let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3.5199737548828" w:right="14.3011474609375" w:firstLine="5.9400177001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silence cost her the smile she might have given, and let Alice sit in not knowing why. It was the first thing between them that did not go smoothly, and it would not be the last; but it was the first.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9.8999786376953" w:right="2.2003173828125" w:firstLine="322.2000885009765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Before either of them could mend it, a clear voice cut across the hall from the platform, and the last threads of conversation died at once.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"Good morning."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0.4399871826172" w:right="2.2015380859375" w:firstLine="331.660079956054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Lady Lightwell had risen. She stood very straight behind the desk, hands resting lightly before her, and her gaze moved unhurried across the rows. She did not raise her voice. She did not have to; the room had already given itself over to her.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300537109375" w:firstLine="338.0400848388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"Welcome to Hazel. Some of you have waited a long time to sit in those chairs. Some of you have family who sat in them before you." A small pause, weightless and precise. "And one or two of you, perhaps, are still wondering whether you have made some kind of mistake in coming."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2.1000671386719"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Beside her, Alice went very still.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9.4599914550781" w:right="14.2999267578125" w:firstLine="329.0200805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have not," Lady Lightwell said. "You were chosen. Every one of you. Remember that, in the months to come, on the days when it does not feel true."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a kind thing to say, and meant kindly; Viridia could hear that much. And yet something sat underneath it she could not quite name. A second meaning, tucked beneath the careful words the way her mother used to bury meanings in ordinary advice, be careful who you let see you do it. The surface warm, the thing beneath it watchful. You were chosen. Said one way, it was reassurance. Said another way it meant you were selected, and assessed, and we know exactly why you are here.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9.8999786376953" w:right="14.3011474609375" w:firstLine="317.80006408691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Headmistress went on: the daily schedule, the rules of the grounds, the four years here before they moved on to schools of their specialty. It washed over Viridia in a low</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7.699966430664" w:right="14.3011474609375" w:firstLine="2.200012207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even tide. She caught pieces and let the rest go. She was tired in a way sleep did not touch, the bone-deep tiredness of holding a great deal of weight very still for days on end, and the bright hall and the level voice made it hard to keep her edges from blurring.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316406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Twice, Alice nudged her gently with an elbow, once at something funny Lady Lightwell said about the kitchens, and once, more quietly, when the Headmistress mentioned that students who had lost family were always welcome to speak with the staff. The second nudge was softer than the first. It was not a did you hear that nudge. It was a small wordless I'm here nudge, offered and then withdrawn, and Viridia understood that somehow, without being told, Alice had read something in her in the last five minutes that the rest of the room had not.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25.50010681152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not look over. She could not, just then. But she let her arm stay where it was, a hair closer to Alice's than it needed to be, and Alice did not move away either, and the two of them sat like that, not speaking, while the Headmistress told them all the things they were now permitted and forbidden to do.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300537109375" w:firstLine="315.1599884033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When at last Lady Lightwell drew her hands together and said, "That is all. Welcome again. You may go," the room came apart into noise and motion all at once, fifty chairs scraping, fifty voices rising, the formed and friendly group reassembling itself in an instant.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463.4509563446045" w:lineRule="auto"/>
        <w:ind w:left="1524.6200561523438" w:right="551.5606689453125" w:firstLine="0"/>
        <w:jc w:val="center"/>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stayed sitting a moment longer than the rest. * *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987060546875" w:line="281.70544624328613" w:lineRule="auto"/>
        <w:ind w:left="1209.8999786376953" w:right="14.2999267578125" w:hanging="2.200012207031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room emptied all at once, loud and relieved, the way a crowd lets go the moment it is allowed to.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0.4399871826172" w:right="14.3011474609375" w:firstLine="327.2600555419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girls rose in a wave of scraping chairs and bright voices, gathering bags and gathering each other, already deciding in clusters where to go and who would walk with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14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8999786376953" w:right="14.2999267578125" w:hanging="8.13995361328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whom. Plans formed in seconds. Did you see, are you in the east wing, come find me at. The formed and friendly group simply picked itself back up and carried itself out the tall doors. The copper-haired girl passed at the head of it, and slowed as she came level with Viridia's chair, her eyes going again to the stone at the throat.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4.6199798583984" w:right="14.2999267578125" w:firstLine="333.860092163085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"Saeren," she said, reading the name off nothing, tasting it. "You'll want to keep that tucked under your collar, you know. People talk." She smiled, sweet and exact. "I'm only being kind. Welcome to Hazel." And she was gone before Viridia could decide whether it had been a warning or a threat, leaving the words sitting where she'd dropped them.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6.6000366210938" w:right="14.300537109375" w:firstLine="321.10000610351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sound of the crowd thinned down the carpeted hall until the great room had nearly drained.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24.6200561523438"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stayed in her chair.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9.8999786376953" w:right="14.300537109375" w:firstLine="322.2000885009765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not a decision. Her body had declined to stand, and she let it, because the effort of rising and arranging her face felt like more than she had.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0.3400421142578"/>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hand had found the stone again, the carved edges biting gently into her palm. None of them knew, the girls with their plans and their easy gravity. They walked out into the bright simple front of their lives and not one of them could have guessed that the quiet girl in the front row was drowning, and had been for three days, and was getting frighteningly good at doing it where no one could see. The pressure behind her eyes built. She breathed around it. She did not let it past. No one sees you do it, she told herself, in something close to her mother's voice. You decide who sees. "Hey."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23.5200500488281"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had not left.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81.70544624328613" w:lineRule="auto"/>
        <w:ind w:left="1209.4599914550781" w:right="14.300537109375" w:firstLine="323.740081787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was standing in the aisle with her bag on her shoulder and one hand resting on the back of the next chair, and she was not smiling now, or rather she was, but it had gone soft and uncertain at the edges, the smile of someone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1.830444335937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Path to Hazel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14.2999267578125" w:hanging="7.699966430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who has noticed something and is not sure they are allowed to have noticed it. She did not sit. She did not crowd. She just stood there, near but not too near, and asked the question gently, as if it might break if she said it too loud.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"Are you okay?"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206.6000366210938" w:right="14.29931640625" w:firstLine="325.5000305175781"/>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a moment Viridia could not trust her voice. She got it under control. She loosened her grip on the stone, and she looked up, and she made her face do the thing faces are supposed to do.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"Yes," she said. "I'm fine."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523.5200500488281"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looked at her.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3.5199737548828" w:right="14.300537109375" w:firstLine="329.680099487304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knew. Viridia could see that she knew, that the yes had not landed, that it had gone out into the air between them and simply failed to convince anyone. Something passed behind Alice's green eyes, some small recalculation. And then, instead of pressing, instead of asking again or saying anything kind enough to undo her, Alice did the one thing that worked: she let it be.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6.6000366210938" w:right="14.2999267578125" w:firstLine="331.88003540039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"Okay," she said easily, as though she believed her completely. "Come on, then. We're probably supposed to find out where we're sleeping. I'll get lost on my own, I just know it." She tipped her head toward the doors, friendly and unbothered, holding the moment open without ever once stepping into it. "Walk with me?"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0.999984741211" w:right="14.300537109375" w:firstLine="312.52006530761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Viridia, who had not let anyone see her since the morning the world ended, found that she could stand up after all.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0298767089844"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16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4.730224609375" w:firstLine="0"/>
        <w:jc w:val="right"/>
        <w:rPr>
          <w:rFonts w:ascii="IBM Plex Serif" w:cs="IBM Plex Serif" w:eastAsia="IBM Plex Serif" w:hAnsi="IBM Plex Serif"/>
          <w:b w:val="1"/>
          <w:bCs w:val="1"/>
          <w:i w:val="0"/>
          <w:iCs w:val="0"/>
          <w:smallCaps w:val="0"/>
          <w:strike w:val="0"/>
          <w:color w:val="231f20"/>
          <w:sz w:val="26"/>
          <w:szCs w:val="26"/>
          <w:u w:val="none"/>
          <w:shd w:fill="auto" w:val="clear"/>
          <w:vertAlign w:val="baseline"/>
        </w:rPr>
      </w:pPr>
      <w:r w:rsidDel="00000000" w:rsidR="00000000" w:rsidRPr="00000000">
        <w:rPr>
          <w:rFonts w:ascii="IBM Plex Serif" w:cs="IBM Plex Serif" w:eastAsia="IBM Plex Serif" w:hAnsi="IBM Plex Serif"/>
          <w:b w:val="1"/>
          <w:bCs w:val="1"/>
          <w:i w:val="0"/>
          <w:iCs w:val="0"/>
          <w:smallCaps w:val="0"/>
          <w:strike w:val="0"/>
          <w:color w:val="231f20"/>
          <w:sz w:val="26"/>
          <w:szCs w:val="26"/>
          <w:u w:val="none"/>
          <w:shd w:fill="auto" w:val="clear"/>
          <w:vertAlign w:val="baseline"/>
          <w:rtl w:val="0"/>
        </w:rPr>
        <w:t xml:space="preserve">CHAPTER TWO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0" w:right="1309.46044921875" w:firstLine="0"/>
        <w:jc w:val="right"/>
        <w:rPr>
          <w:rFonts w:ascii="IBM Plex Serif" w:cs="IBM Plex Serif" w:eastAsia="IBM Plex Serif" w:hAnsi="IBM Plex Serif"/>
          <w:b w:val="0"/>
          <w:bCs w:val="0"/>
          <w:i w:val="1"/>
          <w:iCs w:val="1"/>
          <w:smallCaps w:val="0"/>
          <w:strike w:val="0"/>
          <w:color w:val="231f20"/>
          <w:sz w:val="36"/>
          <w:szCs w:val="36"/>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36"/>
          <w:szCs w:val="36"/>
          <w:u w:val="none"/>
          <w:shd w:fill="auto" w:val="clear"/>
          <w:vertAlign w:val="baseline"/>
          <w:rtl w:val="0"/>
        </w:rPr>
        <w:t xml:space="preserve">The Emergency Meeting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797607421875" w:line="281.70544624328613" w:lineRule="auto"/>
        <w:ind w:left="1200.4399871826172" w:right="14.3011474609375" w:firstLine="7.2599792480468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had not gone ten steps down the carpeted hall before a voice came after them.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you are."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10.999984741211" w:right="14.300537109375" w:firstLine="312.52006530761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caught up with the easy lope of someone who had never once in her life hurried and did not intend to start now. She fell into step on Viridia's left, pleased with herself, a little, the way people are when they have done a kind thing and are glad to be caught at it.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748535156" w:lineRule="auto"/>
        <w:ind w:left="1200.4399871826172" w:right="14.300537109375" w:firstLine="338.0400848388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"Told you I'd find you," she said. "I'm very reliable, in the things that don't matter." Her gaze went over Viridia's head to Alice, who was looking up at her with open wonder. "And you've made a friend. Good. Hold on to that one. First-day friends are the ones who knew you before you'd decided who to be."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2999267578125" w:firstLine="328.580093383789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said Alice, sticking out a hand with the careful formality of a child minding her manners at a grown-ups' dinner. "Alice Pembrook."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4.6199798583984" w:right="14.300537109375" w:firstLine="333.860092163085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She shook it, gravely, and let it go. "Fourth-year. Viridia's sponsor, as of about an hour ago, which I'm told is faster than anyone's supposed to do it." She made a small face. "I've always been a bit impulsive."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8.7999725341797" w:right="14.2999267578125" w:firstLine="315.8200836181640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turned the word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sponsor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over and could find no place to set it down. She had been chosen for something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300903320312"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17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300537109375" w:firstLine="7.6999664306640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twice now in three days, and both times by people who would not quite tell her why.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1.760025024414" w:right="14.300537109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"What does that mean," she said. Not quite a question. She rarely asked things outright; she preferred to set a sentence down between herself and a person and watch what they did with 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870605468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means," Amber said, "that when you trip over something in this place that you don't understand, and you will, it's built out of things nobody explains, you come and find me instead of working it out alone in the dark. That's the whole of it, mostly." She glanced sideways, and for a flicker the lounging ease went out of her and something steadier looked through. "The rest we'll get to."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0537109375" w:firstLine="318.24005126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it was gone again, smoothed away the way Amber smoothed everything away, and she was telling them where to find the west wing, and which staircase ate the most time if you took it during the rush, and that they should unpack now because the afternoon would not stay empty for long.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11474609375" w:firstLine="324.4001007080078"/>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did not, in fact, stay empty at all. But none of them knew that yet.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08.7999725341797" w:right="14.3011474609375" w:firstLine="3.30001831054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Room fourteen was halfway down the west wing, the number painted on a brown door in a gold that had begun to flake at the edges.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316406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opened it on a room cut neatly in two. A bed on each side, a desk, a small dresser, a nightstand, all of it doubled and facing inward across a stretch of floorboard, and between the beds a single round window, large as a wagon wheel, that let the afternoon in across both halves equally. It was, Viridia thought, a room designed by someone who believed that fairness was the same thing as kindness and had never tested the idea.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18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5.5000305175781" w:right="14.300537109375" w:firstLine="325.5000305175781"/>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 each bed sat luggage. Alice reached the right-hand bed first, read the gold letters embossed on the suitcase there, and turned around grinning.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9.4599914550781" w:right="14.300537109375" w:firstLine="329.0200805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"These are yours." She crossed to the other bed and dropped onto it as though she had owned it for years. "I've got a roommate. A real one. I was so sure they'd put me with someone who'd." She stopped, and waved the rest of the sentence away, the way she did, before it could become a thing she'd said out loud.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29931640625" w:firstLine="314.720077514648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went to the right-hand bed. Three suitcases, her name in gold down the side of each, the same gold as the flaking number on the door, the school stamping everything it touched with the same hand.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31640625" w:firstLine="325.940017700195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first held her clothes and her uniforms, folded by someone who was not her mother. She put them away. The second she knew by its weight before she opened it. Books. Her mother's books, the spines she had grown up reading the titles of without being allowed to read the insides, the worn cloth covers her mother's hands had worn. The smell came up out of the case when she lifted the lid, paper and dust and something underneath it that was just the smell of her mother's shelf, her mother's corner, the particular air of a room that no longer existed and never would again. Viridia's hand stopped on the lid. For one moment the room was very loud and very far away. She made herself lift the topmost book anyway. It was a slim thing in faded green cloth, a book of pressed-flower studies her mother had kept by the kitchen window, the pages gone soft and the green spine sun-faded to grey along one edge where the light had reached it year after year. Viridia opened it without meaning to. Between two pages, flat and brown and weightless, lay a single pressed violet, one her mother had put there, some ordinary afternoon, alive once and picked once and laid down by a hand that was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19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2999267578125" w:firstLine="7.699966430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gone. Viridia looked at it for what felt like a long time and was probably no time at all. Then she closed the book very gently, so as not to disturb the flower, which was a foolish thing to worry about and she worried about it anyway.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7.699966430664" w:right="14.2999267578125" w:firstLine="325.50010681152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closed the case. She moved it to the side, to deal with later, which was the place she put most things now. The third suitcase was different. The fabric had sigils stitched into it in thread that caught the light wrong, the way her stone caught it wrong. She opened it slowly. Inside, on a bed of black velvet, lay a slim silver rod with a rounded head at one end. And tucked beside it, folded once, a note in a hand she had never seen, not her mother's looping script, not her father's careful block letters, not the school's gold-stamp efficiency. A stranger's hand, and a steady one.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181.7400360107422" w:right="11.6607666015625" w:firstLine="360.03990173339844"/>
        <w:jc w:val="both"/>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This is called a focus. To the best of my knowledge it has been passed down on your mother's side for more generations than anyone has counted. During your first magic class you will be asked whether you need one. Tell her no. Keep this with you always.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20.00007629394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That was all. No name. No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love.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spirits-guide-you. Just an instruction, and the more she looked at it the less it read like a gift and the more it read like a hand on her shoulder she had not felt arrive. Someone had known she would be asked a specific question, in a class she had not yet attended, by a teacher she had not yet met, and had decided in advance what her answer would be.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Tell her no.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not phrased as advice. It was phrased the way you tell a thing to a person you are managing.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300537109375" w:firstLine="323.3000946044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picked the rod up. It was lighter than it looked and colder than the room. The rounded head had a single line running through it, the mark of something meant to come apart into two halves and be mended. Down the body ran fine scrollwork and, in among it, words in the same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8999786376953" w:right="14.300537109375" w:firstLine="1.100006103515625"/>
        <w:jc w:val="lef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not-quite-language as the carvings on her stone, and she could no more read them than she could read the wind.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Keep this with you always.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8.5800170898438" w:right="14.300537109375" w:firstLine="314.9400329589844"/>
        <w:jc w:val="both"/>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grieving, guarded girl does not read that as destiny. She read it the way she read a too-smooth face across a table: not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who chose me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but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who has been arranging me, and for how long, and what for.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slid the rod into the loop she found sewn at the waist of her skirt, where it sat as if the skirt had been made around it. The moment it settled against her hip the focus went briefly cold, then warm, a small private greeting, and somewhere at the very edge of her attention something else seemed to turn toward the warmth and take notice. Then it was only a metal rod against her leg, and the room was only a room, and she pushed all three suitcases under the bed, the books and the focus and the note and her folded ordinary clothes, the whole inheritance of her, out of sight.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1390.64025878906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"You're quiet," Alice said, from her own bed.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"I'm always quiet."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Alice tilted her head, considering this with the seriousness she gave to most things. "You're quiet like there's a lot of it. That's different." Then, perhaps hearing herself, she colored and rushed on. "Sorry. I do that. My nan says I'd ask the moon what it weighed."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16.9200897216797"/>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found, to her own surprise, that the corner of her mouth wanted to move. She let it. "What did the moon say." "Wouldn't tell me." Alice grinned, delighted to have landed the joke. "Stuck up, the moon."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092773437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let it go after that, slid off into talk of the room, of where the bathing rooms were, of whether the round window opened, and Viridia understood that the letting-go was deliberate, that Alice had found a closed door and chosen, on purpose, not to lean on it. It was the second time.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14.3011474609375" w:hanging="4.84001159667968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was beginning to think it might be the most reliable thing about her.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1.760025024414" w:right="14.30053710937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unpacked in the comfortable way of two people who have decided, provisionally, to know each other. Alice talked the whole while, and arranged a small army along her windowsill: a knitted rabbit gone bald at the ears that she set out and then, catching Viridia's eye, defended ("don't, his name's Stitch, he's been everywhere I have"), a tin of sweets, a framed photograph she stood facing her own pillow. Viridia put out nothing. The difference between their two halves was plain, the populated and the bare, and Alice clocked it and said nothing, which Viridia counted, privately, as the third reliable thing.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2999267578125" w:firstLine="338.0400848388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Alice said, when Stitch was settled and the sweets were hidden and the room was as much theirs as an afternoon could make it. She flopped back onto her bed. "Home. For four years." She said it bravely and it cracked very slightly at the end, on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years,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she heard it crack and plowed straight on. "Tell me one thing about you. Anything. I've told you my whole life and I don't know one thing about you and we live here now."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16.920089721679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thought about it. There were a great many things she would not say. She looked for one she could. "I like knowing the names of things," she said at last. "Paintings. Plants. People. If I know what a thing's called I feel better about it being in the room."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2999267578125" w:firstLine="313.620071411132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weighed this, then nodded slowly. "That's a good one," she decided. "That's a real one. All right." She rolled over, satisfied, as though a fair trade had been struck. And in a way one had.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05981445312"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04028320312" w:line="281.70544624328613" w:lineRule="auto"/>
        <w:ind w:left="1209.4599914550781" w:right="14.2999267578125" w:firstLine="2.63999938964843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Alice who folded first, the way bright things do when the day catches up with them.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2.200317382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"I've never been away from home this long," she said. She was sitting cross-legged now, smoothing the same patch of skirt over and over. "I keep thinking, four years. My nan'll have got old by the time I..." She stopped. "That's childish, isn't it. Being homesick before it's even dark."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0.4399871826172" w:right="14.2999267578125" w:firstLine="338.0400848388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"My family's never." Alice tucked her hair behind her ear, the small managing gesture. "I'm the first. So everyone's so proud, and I can't be the one who comes home because she missed her nan." She laughed, too quickly. "What about yours? I bet they're..."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2999267578125" w:firstLine="323.3000946044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not finish. She did not need to.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Proud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was already in the air, already arriving, and there was nothing Viridia could do to step out of its way.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8.7999725341797" w:right="14.300537109375" w:firstLine="323.3000946044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came up under her ribs the way water comes up a well, fast, without asking. Her eyes filled before she had decided anything. She turned her head toward the round window, toward the flaking gold and the trimmed-flat hedges beyond the glass. Her thumbnail found the seam of her skirt and pressed there until it stung, one clean point of feeling to count against. Breathed once, around it. Did not let it past. Let her face go still.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No one sees you do it.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mother's voice, or close enough.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2.1000671386719"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held. It nearly didn't, and then it held.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10.999984741211" w:right="14.300537109375" w:firstLine="327.4800872802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"Oh," Alice said softly, behind her. "Oh, I'm sorry. I didn't." And then she was off the bed and across the floor and kneeling in front of Viridia, not touching, just there, near and careful, the way you stand near a thing you're afraid of breaking.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16.920089721679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turned back when she could trust her face. "It's all right." Her voice came out level, and she logged the levelness the way she logged a sum that came out even, one small thing held in place. "My parents died. Recently. I'm..." She had been going to say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fine.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heard how it would land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23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10.999984741211" w:right="14.2999267578125"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chose something truer instead. "I'm still getting used to it."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8.7999725341797" w:right="14.2999267578125" w:firstLine="314.720077514648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did not say any of the things people said. She did not say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they're in a better place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or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time heals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or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at least.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just stayed where she was, kneeling on the cold floor of a room she'd had for an hour, and after a moment she reached up and patted Viridia very gently on the top of the head, twice, exactly as one might reassure a cat that the storm was nearly over. It was such an odd, graceless, kind thing to do that Viridia nearly laughed, which was, she suspected, the point.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3011474609375" w:firstLine="328.5800933837890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"Come on," she said, and got up, and offered Alice a hand off the floor. "Let's go, then."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27.700042724609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chime cut her off.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came from everywhere at once, a single long bronze note that climbed up through the floorboards and hung in the air of the room and would not quite finish. Both girls went still under 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11474609375" w:firstLine="330.780105590820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"That's not the breakfast one," Alice said. "Is it? I haven't heard the breakfast one. But it doesn't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sound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like breakfast." It did not. It was a held note finally let go, Viridia thought, and then she thought of the gate that morning, swinging shut with that same sound, and decided not to say so.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10.999984741211" w:right="14.300537109375" w:hanging="3.30001831054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hall outside had filled with girls, all of them moving the same direction, the easy formed groups of the morning re-forming on the move.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21.76002502441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first-year with dark hair and a quick way of turning her whole head to look at things, the one Viridia recognized from the orientation room, the one who'd kept glancing at the door, fell back to walk beside them.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10.999984741211" w:right="14.2999267578125" w:firstLine="327.48008728027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two are in fourteen, aren't you. I'm Della, I'm across in seventeen." She said it all in one breath. "A fourth-year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24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8999786376953" w:right="14.300537109375" w:firstLine="0"/>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came round and said emergency meeting, dining hall, everyone. She wouldn't say what. She had a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face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 though." Della's eyes were bright with the particular pleasure of being first with bad news. "First day and an emergency. My mum said it'd be quiet here."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"What kind of face," Viridia said.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7.699966430664" w:right="14.299926757812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kind they have when someone's hurt and they're not saying who." She dropped her voice to a thrilled hush and touched two fingers to Viridia's sleeve, the confiding gesture of a girl handing over contraband. "You didn't hear it from me." And Della bounced ahead to find her own people, having delivered the thing she'd come to deliver, already, plainly, deciding how she would tell the next one, leaving the two of them to follow the current down.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dining hall was the largest room Viridia had seen yet, and the school had not been short on large rooms. Double oak doors stood open onto it. Four long tables ran the length of the floor, and a fifth crossed the far end, raised slightly, for the staff. The smell reached her before the rest of it did: bread, and something rich and brothy, and the green smell of cut herbs, and under it the warm animal noise of two hundred girls who did not yet know why they had been called. High along the walls hung iron brackets where lamps had been lit against the early dark, and their light fell warm and uneven across the long tables, catching here on a polished spoon, there on a girl's bright hair, leaving the corners of the great room in a soft brown gloom. The ceiling was lost up in it. Serving girls in grey waited at the edges, hands folded, watching the staff door the way everyone was watching it. Two hundred girls and you could hear, under the talk, the particular thin sound of people who have been told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emergency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not been told why, the talk pitched a half-note too high, breaking off too soon, starting up again too fast.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8999786376953" w:right="14.3011474609375" w:firstLine="317.80006408691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fourth-years had taken the left. The first-years drifted right. Viridia sat where Alice sat and watched the staff table, which was empty, and waited, like everyone, to find out what kind of day it had become.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9.4599914550781" w:right="2.1990966796875" w:firstLine="322.6400756835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Lady Lightwell came in through a door behind the staff table. She had changed nothing about herself, the autumn dress, the rose-tinted lenses, the blue shoes going quietly about their business under all that composure, and the room hushed without being asked, the way it had at orientation, the way water goes flat when something heavy is set on it.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24.4001007080078"/>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Behind her came a fourth-year. And the room, which had hushed, made a sound.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girl was holding her left arm against her chest. There were claw marks raked through the shoulder of her uniform, dark and stiff where the blood had dried, and below the elbow there was less of her than there should have been. Her hand was gone, and a good part of the forearm with it, the sleeve folded over and pinned where the rest of her ought to be. She kept her head down. She did not look at any of them.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0.999984741211" w:right="14.2999267578125" w:firstLine="313.6200714111328"/>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heard Alice's breath go in and not come out for a moment.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"Normally," Lady Lightwell said, into the silence, "an incident like this would be handled quietly. We would heal what could be healed, we would say nothing, and we would carry on, because every girl in this room knows there are things beyond that gate that would be glad of the chance to kill her." Her voice was level and almost gentle, and that was the worst of it. "I am not handling this one quietly."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let the room hold that.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81.70544624328613" w:lineRule="auto"/>
        <w:ind w:left="1208.7999725341797" w:right="14.29931640625" w:firstLine="329.680099487304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"This young woman walked into the forest on her first afternoon and attempted to bond a fully grown dragon. With its mate." A small pause, weightless and exact. "Not ten paces away." The lenses swept the rows. "If that mate had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26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2999267578125" w:firstLine="9.23995971679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not had cause, already, to think kindly of this school, she would be dead. There is no healing that brings back the dead. There would have been nothing I, or any of us, could have done but bury her and write to her family about the dangers of the forest. Do you understand me. There would have been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nothing.</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2.1000671386719"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one moved.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5.5000305175781" w:right="14.2999267578125" w:firstLine="332.9800415039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dragon's claws carry its magic," she went on, more quietly, to the girl beside her now rather than the room. "They resist the healing we can give. Go to the infirmary. I'll be along." And the girl went, down the long aisle between the tables and out, cradling the place where her hand had been, and two hundred girls watched her go and not one of them said a word.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19970703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Lady Lightwell turned back. "We give the girls who do well here a great deal of freedom," she said. "Freedom to choose. Freedom, even, to be wrong. But knowing the size of a thing before you reach for it, knowing what it will cost you to be wrong, that is the first lesson, and the only one I will teach you twice." She picked up a small bell from the staff table and rang it, twice. "Eat. Then sleep. The first bell comes early."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3011474609375" w:firstLine="313.6200714111328"/>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she was gone, out the doors, on her way to a girl with one hand.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24.40010070800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a long moment nobody touched the food. Then somewhere down the second-year table a fork scraped a plate, and the spell broke, and the room remembered it was hungry.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3.1999969482422" w:right="14.300537109375" w:firstLine="325.2800750732422"/>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"I'm not going in the forest," Alice said, very firmly, to her soup. "Ever. They can fail me."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0.4399871826172" w:right="14.2999267578125" w:firstLine="338.0400848388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"You'd survive the forest," Viridia said. "It's the dragons you'd want to leave alone." She had no idea, saying it, that she would soon ignore her own advice entirely. She thought she was making a joke.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27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8.7999725341797" w:right="14.3011474609375" w:firstLine="314.720077514648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snorted into her bowl, which Viridia counted, privately, as a small victory.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5175781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81.70544624328613" w:lineRule="auto"/>
        <w:ind w:left="1207.699966430664" w:right="14.3011474609375" w:hanging="1.76002502441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came back to room fourteen quiet, the way the whole school had gone quiet, and got ready for bed without much talk.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32.98004150390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"I'm glad they put us together," Alice said, from under her blankets, already half gone. "In case I didn't say." "You said."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"Good." A pause, smaller. "Night, Viridia."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"Goodnight."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0.4399871826172" w:right="14.300537109375" w:firstLine="323.0800628662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was asleep within minutes, breathing soft and even, the deep instant unguarded sleep of someone who has not yet learned to lie awake. Viridia listened to it for a while in the dark. She had lost the trick of that, dropping off the edge of a day and trusting it to catch you, since the morning the world ended. She did not envy it, exactly. She just noticed she had lost it, the way you notice a coat you used to have.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29931640625" w:firstLine="324.619979858398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When she was sure of Alice's breathing, she reached under the bed and drew out the second suitcase. She did it slowly, the latches one at a time, muffling them against her palm. The smell came up again, her mother's shelf, and this time she let it. From the top of the stack she lifted the spellbook. She knew it was the spellbook the way you know a thing in a dream, without being told, a heavy thing bound in dark worn cloth, the corners soft with handling. She had seen it on the high shelf all her life. She had never once been allowed to open 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17578125" w:firstLine="331.44004821777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opened it now, by the thin light from the round window.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5.5000305175781" w:right="14.2999267578125" w:firstLine="322.200012207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first page was a tree. Not a drawing of a tree but a family tree, drawn in her mother's hand and other hands before it, a branching tangle of names going back and back,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2.200927734375" w:firstLine="1.5399932861328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dates beside them, lines crossing and dividing, the ink at the top of the page brown with age and the ink at the bottom still nearly black. She found her mother's name near the foot of it.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Bella.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beside it, in the same near-black ink, her own.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Viridia.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Someone had written her into this before she was old enough to read it.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traced upward. The names meant nothing and everything, strangers who had her blood, going up into the dark of a thousand years. Some she half-knew from the edges of stories, names that turned up in the histories she'd been made to read, and not all of them were names you wanted to find sitting in your own tree. Light mages and dark mages both, tangled together on the same branches as though no one had thought, back then, that it mattered which you were.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2999267578125" w:firstLine="313.620071411132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then, near the middle, where the tree was perhaps four hundred years deep, one name with no dates beside it at all.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29931640625" w:firstLine="326.6000366210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Every other name had dates, born, and died, the small brackets of a life. This one had neither. Just the name, sitting on its branch with a line going down out of it into the rest of the tree, connected to everything, accounted for by nothing. The name itself meant nothing to her; she was nearly certain she had never heard it spoken, not in any story, not in any of the histories she'd been made to read. A stranger on her own branch. She put her finger on it. She could not have said why it pulled at her. Only that her eye had gone to it the way it went to blue shoes, to chipped nails, to the one thing in a careful arrangement that did not match, and that her mother, who had drawn this page, had let it stand.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1.760025024414" w:right="14.301757812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would have looked longer. But the page after the tree was a letter, and she had not known there would be a letter, and once she had seen her own name in her mother's hand</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29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7.699966430664" w:right="14.3017578125" w:firstLine="3.3000183105468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at the top of it she could not have stopped reading it to save her life.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515.5999755859375" w:right="0" w:firstLine="0"/>
        <w:jc w:val="lef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Dear Viridia,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185.260009765625" w:right="14.2999267578125" w:firstLine="330.3399658203125"/>
        <w:jc w:val="lef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If you are reading this, then I have passed beyond the veil.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read it through once, fast, the way you take cold water, and then again slowly. Her mother told her the book had come down the family for generations, and the focus with it. That most of the spells in it were ordinary, the kind any mage might keep, except the dark ones, which her mother said were unique, and said it as plainly as she might have said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the blue cups are in the high cupboard,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as though dark magic were simply a thing the family kept in the house. She told her to add her own spells, when she had them, so that whoever came after would have them too.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Light and Dark, good and evil,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had written.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They are both sides of the same coin. It is only how you choose to look at it.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17578125" w:firstLine="321.7600250244140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then, near the end, the line Viridia would carry the way she carried the other one: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8.3599853515625" w:right="0" w:firstLine="307.239990234375"/>
        <w:jc w:val="lef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No matter the circumstances of my passing, always know that I loved you.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2999267578125" w:firstLine="336.2799072265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The circumstances of my passing.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As though there had been circumstances. As though her mother, writing this at the kitchen table while the toast burned, had known there would be circumstances to be uncertain about. Had known, and not said. Had folded the knowing into ordinary words and left it for Viridia to find on a night like this one, in a school full of strangers.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15.5999755859375" w:right="0" w:firstLine="0"/>
        <w:jc w:val="lef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Be careful who you let see you do it.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the same voice. It was exactly the same voice, the warm surface and the watchful thing underneath, and her mother had been speaking to her in it her whole life and Viridia had thought it was only the way mothers talked.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10.999984741211" w:right="14.3011474609375" w:firstLine="322.200088500976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not cry. She was very good at it by now, the not-crying. She closed the book instead, slowly, and held it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1.88049316406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The Emergency Meeting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300537109375" w:firstLine="9.23995971679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against her chest with both arms, the way Alice had not quite touched her shoulder, the way you hold the one thing the flood has not yet taken, and she lay down that way, curled around a thousand years of names and a letter from a woman who had known something she would not say, and somewhere in the holding of it she went, at last, the way Alice had gone, over the edge of the day and down into the dark.</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4.85107421875" w:firstLine="0"/>
        <w:jc w:val="right"/>
        <w:rPr>
          <w:rFonts w:ascii="IBM Plex Serif" w:cs="IBM Plex Serif" w:eastAsia="IBM Plex Serif" w:hAnsi="IBM Plex Serif"/>
          <w:b w:val="1"/>
          <w:bCs w:val="1"/>
          <w:i w:val="0"/>
          <w:iCs w:val="0"/>
          <w:smallCaps w:val="0"/>
          <w:strike w:val="0"/>
          <w:color w:val="231f20"/>
          <w:sz w:val="26"/>
          <w:szCs w:val="26"/>
          <w:u w:val="none"/>
          <w:shd w:fill="auto" w:val="clear"/>
          <w:vertAlign w:val="baseline"/>
        </w:rPr>
      </w:pPr>
      <w:r w:rsidDel="00000000" w:rsidR="00000000" w:rsidRPr="00000000">
        <w:rPr>
          <w:rFonts w:ascii="IBM Plex Serif" w:cs="IBM Plex Serif" w:eastAsia="IBM Plex Serif" w:hAnsi="IBM Plex Serif"/>
          <w:b w:val="1"/>
          <w:bCs w:val="1"/>
          <w:i w:val="0"/>
          <w:iCs w:val="0"/>
          <w:smallCaps w:val="0"/>
          <w:strike w:val="0"/>
          <w:color w:val="231f20"/>
          <w:sz w:val="26"/>
          <w:szCs w:val="26"/>
          <w:u w:val="none"/>
          <w:shd w:fill="auto" w:val="clear"/>
          <w:vertAlign w:val="baseline"/>
          <w:rtl w:val="0"/>
        </w:rPr>
        <w:t xml:space="preserve">CHAPTER THREE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0" w:right="1470.0201416015625" w:firstLine="0"/>
        <w:jc w:val="right"/>
        <w:rPr>
          <w:rFonts w:ascii="IBM Plex Serif" w:cs="IBM Plex Serif" w:eastAsia="IBM Plex Serif" w:hAnsi="IBM Plex Serif"/>
          <w:b w:val="0"/>
          <w:bCs w:val="0"/>
          <w:i w:val="1"/>
          <w:iCs w:val="1"/>
          <w:smallCaps w:val="0"/>
          <w:strike w:val="0"/>
          <w:color w:val="231f20"/>
          <w:sz w:val="36"/>
          <w:szCs w:val="36"/>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36"/>
          <w:szCs w:val="36"/>
          <w:u w:val="none"/>
          <w:shd w:fill="auto" w:val="clear"/>
          <w:vertAlign w:val="baseline"/>
          <w:rtl w:val="0"/>
        </w:rPr>
        <w:t xml:space="preserve">Introduction to Magic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797607421875" w:line="281.70544624328613" w:lineRule="auto"/>
        <w:ind w:left="1207.699966430664" w:right="14.300537109375" w:hanging="1.7600250244140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breakfast chime was a kinder sound than the other one, two notes instead of one, and they let each other go. Alice woke all at once, gasping, hair everywhere, one cheek printed with the seam of the pillow. "Is it." She squinted at the round window, where the morning was coming in grey and clean. "It's food, isn't it. That's the food one. I'm learning the bells."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748535156" w:lineRule="auto"/>
        <w:ind w:left="1208.3599853515625" w:right="9.02099609375" w:firstLine="316.26007080078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was already awake. She had woken with the spellbook still against her chest and had put it in the nightstand drawer before Alice's eyes opened, the latch easing shut under her thumb, the family tree and the letter and the line about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circumstances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all folded away into the dark of a drawer where they could be a secret again. The note from the focus she left where it was, under the bed.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Tell her no.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had a class to get to where someone was going to ask.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031738281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dressed and went down. The dining hall in the morning was a different room than the one that had held the maimed fourth-year: bright, ordinary, loud with cutlery, the staff table populated now by teachers in various states of being awake. The food was already steaming on the long tables, and the sight of it did something visible to Alice's whole face.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10.999984741211" w:right="14.300537109375" w:firstLine="327.48008728027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could get used to this," she said, loading her plate with a happiness she made no effort to hide. Bacon, eggs, toast,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300903320312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2999267578125" w:firstLine="9.2399597167968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more bacon. "At home it's porridge. It's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always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porridge. My nan thinks anything fried is a sin against the morning." "It might be," Viridia said, taking toast. "Doesn't make it wrong."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9.8999786376953" w:right="14.300537109375" w:firstLine="313.620071411132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pointed her fork at her, delighted. "See, that's exactly it. You say a thing like it's nothing and then I think about it all through History." She ate. She thought, evidently, about the next thing. "What've we got first?"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"Introduction to Magic."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300537109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"Right. Good. I want the magic part. I've been a mage for." She counted on greasy fingers. "Nine months and I still can't do anything except make the focus warm up. They tested me, they said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yes, congratulations, you're one of us,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then nobody taught me a single thing. I've been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holding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this whole time."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16.920089721679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understood that better than she let on. She, too, had been holding something a long time without being taught what it was.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"Nine months and nothing," Alice went on, around a corner of toast. "Do you know what they let me do, at home, once they knew? Nothing. My mum cried, which was nice, and then everyone treated me like I'd turn the milk if I touched it. The Harlows two floors down stopped letting their little ones play with my cousins, in case I." She waved her fork. "Rubbed off, I suppose. In case it was catching." She said it lightly, the way she said the things that weren't light at all. "First-generation. You'd think I'd done it on purpose to embarrass them."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30.780105590820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did do it on purpose," Viridia said. "You're here." Alice stopped chewing. Something went over her face, quick and surprised, the look of a person handed a thing they had not known they wanted. "Huh," she said. "Yeah. I suppose I did." She put the toast down. "See. That. That's the kind of thing you say."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33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0.4399871826172" w:right="14.300537109375" w:firstLine="331.660079956054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Down the table a knot of second-years were comparing the trim on their cuffs, and one of them glanced over at the new girls and back, the brief weighing Viridia had learned to feel without looking up for. Alice felt it too; her shoulders came in a half-inch, the old self-consciousness, and then, visibly, deliberately, she pushed them back out again and reached for more bacon. Viridia watched her do it and thought: she is braver than she knows. She did not say so. She was saving it, the way she saved most things, for a day it might be needed more.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07.699966430664" w:right="14.3011474609375" w:firstLine="0"/>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Introduction to Magic room was on the first floor, in the hall opposite the orientation room, and it was the first place in the school that had felt to Viridia like a place worth being.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2.200927734375" w:firstLine="324.40010070800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small and warm and crowded with growing things. Pots lined the windowsills, herbs and flowers and one ambitious vine that had got its fingers into the curtain rail. The light came in friendly. There were tables instead of ranked chairs, and the tables had marks on them, ink stains and scorch rings and the carved initials of girls who had sat there before, and Viridia found she liked that, the way the room admitted, plainly, that things had happened in it.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22.200012207031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got a table near the front. They had hardly sat down before the teacher came at them, beaming.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29931640625" w:firstLine="327.7000427246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was a small round woman in a red dress that had been bought for someone slightly larger, with frizzy brown hair escaping its pins in every direction and a pair of large glasses that magnified pale blue eyes into something owlish and kind. Silver hoops swung at her ears. There was a ring on her finger that caught the light differently from ordinary silver.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13.1999969482422" w:right="14.3011474609375" w:firstLine="325.2800750732422"/>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"I'm Mrs. Zoran, and I'll be your teacher this year," she said, all in a rush, as though she'd been waiting all summer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34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300537109375" w:firstLine="7.699966430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to say it. "I do hope you're ready to learn and have a bit of fun while you're at it." And then she was off to greet the next table, and the next, leaving the two of them grinning at each other.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13.1999969482422" w:right="14.300537109375" w:firstLine="311.859970092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When the room was full and the introductions made, Mrs. Zoran went to the front, clasped her hands, and asked: "What is magic?"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3.1999969482422" w:right="14.2999267578125" w:firstLine="310.3200531005859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pause. Then a brave girl near the window, Beth, she'd said, offered, "Light?"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"Not quite, dear."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"Power," said another.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300537109375" w:firstLine="336.720046997070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"No-o." Mrs. Zoran shook her head, hoops swinging, pleased rather than disappointed. "Anyone else?" Viridia had the answer and considered, for a moment, not giving it. The note's instruction sat in her like a second pulse: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don't draw the wrong sort of attention.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But the answer was simply true, and there was a difference, she decided, between showing off and not lying, and she lifted her hand. "Energy."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why do you say that?"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8.7999725341797" w:right="14.2999267578125" w:firstLine="329.680099487304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"Because we don't make it." Viridia turned it over even as she said it, finding the shape of it. "And we can't get rid of it. It's already there. We just push it about." She heard how plain that sounded and let it stand.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092773437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Mrs. Zoran's whole face lit.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Well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done. Other answers aren't wrong. People have argued this for a thousand years and they'll argue it a thousand more. But that, that is the closest we've come. Magic behaves like energy. We don't create it and we can't destroy it. We only learn to take hold of what's already in the world and bend it to our intent." She rubbed her hands together. "Which brings us to the interesting part. How do you take hold of it?"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9.8999786376953" w:right="14.3011474609375" w:firstLine="322.200088500976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hands. She had not expected any. She slipped the ring off her finger and laid it flat on her open palm.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35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8.7999725341797" w:right="14.2999267578125" w:firstLine="329.680099487304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"This is a focus. A foci, if you've more than one, which most of you will one day. It helps me channel what I have toward what I want." She put it back on, turned to the potted plants on her desk, and passed her hand slowly over a bare clay pot.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26.6000366210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a moment nothing. Then green came up out of the soil, fast, a stem unspooling, leaves opening, and at the top a bud that swelled and split and went red, a deep wet poppy-red, the petals shivering as they unfolded. The whole class breathed in at once. The room smelled, suddenly and entirely, of turned earth.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was something else, too, and Viridia seemed to be the only one who caught it: a faint cold draught with no open window to explain it, a thin thread of metal laid along the back of her tongue. It was there and then it was gone. She pressed her tongue to her teeth and said nothing, and around her the other girls only clapped and craned for a better look, feeling, as far as she could tell, nothing at all.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"Now." Mrs. Zoran took the ring off again and set it on the desk, where it sat looking utterly ordinary. "This is what can happen without one."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0" w:right="1423.64135742187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passed her bare hand over the next pot.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527.700042724609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pot exploded.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2.201538085937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Not enormously, but enough. Clay shards skittered off the desk, soil sprayed in a fan across the floorboards, and a whole flower, roots and all, arced up out of the wreckage and landed petals-down by Alice's shoe. A leaf drifted, last of all, into the silence.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0537109375" w:firstLine="329.0200805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isn't always so dramatic," Mrs. Zoran said cheerfully, into the general flinch. "But you see the trouble. The focus doesn't make the magic. It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holds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It pinches the flow down to something you can aim, and it firms up your intent into the bargain. Will is everything in this work, girls. If your will is soft, your magic will be softer." She brushed clay off her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36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8999786376953" w:right="14.300537109375" w:firstLine="3.30001831054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sleeve. "Some people learn in time to do without, to hold the flow and the intent in nothing but their own concentration. It takes years. It takes more years than most of you will spend here. For now." She hauled a wooden box up onto the desk. "You'll want one of these."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opened the lid.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9.4599914550781" w:right="14.300537109375" w:firstLine="329.0200805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"Those of you without a focus, come and choose. And, this matters, don't snatch. Take your time. Hold one, then another. You're not picking the prettiest. You're feeling for the one that feels like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yours.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You'll know it when it answers." She glanced up. "And those of you who already have a focus of your own, come and show me, so I can write it in your file."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07.699966430664" w:right="14.2999267578125" w:firstLine="0"/>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class came forward in a slow press, and the box turned out to be full of small wonders: pendants and rings and rods and beads, none of them quite ordinary, each catching the light with its own private weather.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20.000076293945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Two girls did not go to the box. Viridia almost did. She stood at the back of the press with her hand on the rod at her waist and found, to her own surprise, that she resented the note.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Tell her no.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stranger had reached into her luggage and decided, in advance, what her mouth would do in a room the stranger would never see. She thought, for one cold contrary moment, of walking up to the box and taking some pretty bead from it just to prove that no unseen hand was working her like a puppet on a string. Her fingers actually loosened on the rod.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22.200012207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she stopped, because that was its own kind of being arranged, doing the opposite of a thing only because you'd been told the thing. She made herself find the real reason underneath both. The rod was her mother's. It had been in the family longer than anyone had counted. It was the last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37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2999267578125" w:firstLine="0"/>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warm thing she owned. She would keep it because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she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chose it, not because a note told her to and not to spite the note either, and she would do it in the open, where the choosing was hers and visible and could not be mistaken for obedience. It cost her something to decide that. The note had wanted her to pocket the thing quietly, unexamined, drawing no eye. She was about to do the opposite, and she knew, standing there, that she was trading the small safety of going unnoticed for the larger fact of being the one who decided. She came her three days to Hazel wanting to disappear. She let go of that on purpose, in a warm crowded room full of growing things, and walked to the front to be seen choosing.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0537109375" w:firstLine="318.24005126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other girl who had not gone to the box was a girl named Rose, who came up holding out her wrist, where a tiny silver hammer hung from a bracelet.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11474609375" w:firstLine="329.02008056640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"Ah, Miss Rose." Mrs. Zoran took the wrist gently and turned it. "Your mother's old focus?"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0537109375" w:firstLine="329.0200805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"My grandfather's, ma'am." Rose said it with a small fierce pride. "I bonded it when I was little. He let me hold it and it sort of warmed up. Nobody could get it off me after that."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2.200317382812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can see the bond on it, clear as day. A good strong one." Mrs. Zoran patted her hand. "You're excused the rest of today and tomorrow both. We'll be covering ground you've already walked. Use the time as you like." Rose went back glowing, and Viridia thought: that is what it looks like, to have a thing from a dead grandparent and be allowed to be only proud of it.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8.479995727539" w:right="14.300537109375" w:firstLine="320.000076293945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you, Miss Saeren." Mrs. Zoran held out her hand. "Show 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9.4599914550781" w:right="14.3011474609375" w:firstLine="315.16006469726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slid the silver rod from the loop at her waist and gave it over, and watched the teacher's face change.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38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8.7999725341797" w:right="14.300537109375" w:firstLine="323.3000946044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Mrs. Zoran turned it in her fingers, slowly, the cheerful patter gone quiet. She ran a thumb along the scrollwork. She tilted the rounded head to the light and found the single seam that ran through it. "Where did you come by this?"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my mother's. It's been in the family." Viridia chose her next words the way she chose all of them lately. "I'd rather use hers than take one from the box."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0537109375" w:firstLine="329.02008056640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were told correctly." Mrs. Zoran's eyes came up over the top of her glasses. "Do you know what the writing says?" "No, ma'am."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I shouldn't think many would, anymore." She turned it once more, and seemed to come to a decision, or several decisions, fast, behind the owl glasses. "It hasn't been used in a long while. Foci go to sleep, if they're set down long enough. Let me wake it for you." She held the rod out before her in both hands and frowned at it the way one frowns at a stuck jar.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27.700042724609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she pushed her magic into it.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29931640625" w:firstLine="322.860031127929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could not have said how she knew, she had no name yet for the sense that told her, but she felt it happen, felt the pull of it from a foot away, the way you feel a draught from an opened door. The hair rose along her forearms, the way it had lifted over the poppy pot, only stronger now, much stronger. The cold metal taste came back into the back of her mouth, and she pressed her tongue to her teeth and made it stay there, unmentioned. Mrs. Zoran drew a breath and gave the rod everything she had. The half-orb at the top kindled, a pure white light welling up inside it until it shone fierce and steady, and the rod itself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moved.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lengthened in her hands, the silver flowing longer the way water finds a slope, growing and growing until what she held was no longer a rod but a slim white-glowing cane near four feet long, the carved scroll running its whole length now, the seam in the orb glowing brightest of all.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39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1527.700042724609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light faded. The cane stayed.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Mrs. Zoran let out her breath in a rush and put a hand on the desk. There was sweat at her hairline. "There," she said, and the cheer in it was a little frayed at the edge. "Just wanted waking, that's all." She held the cane out, and Viridia took it, and it was hers, balanced and quiet and warm in her hand, made to the length of her arm.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29931640625" w:firstLine="338.0400848388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"I'll be honest with you, dear." Mrs. Zoran said it low, just for her, while the rest of the class craned and murmured. "I've primed a great many foci in my time and I've never met one like that. It took everything I had and it wanted more. It was." She searched for it, and seemed unsettled by what she found. "It was practically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begging.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As if it had been thirsty a very long time." She straightened her glasses and her smile both. "You've your work cut out for you with that one. Back to your seat, now."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0537109375" w:firstLine="315.160064697265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went back to her seat carrying a four-foot glowing cane and the distinct sensation of having brought something to school that was hungrier than she was.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0.999984741211" w:right="2.200927734375" w:firstLine="321.1000823974609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Mrs. Zoran turned to the class. "Can anyone tell me why Miss Saeren's focus was so hard for me to use?" Rose's hand. "Because it isn't attuned to you. It's hers. If she'd already bonded it, you wouldn't have got any magic into it at all."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300537109375" w:firstLine="338.0400848388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"Just so. Which is what we'll be doing tomorrow: bonding you to your new foci. A small ceremony, nothing to fear." She winked. "Mostly."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4.6199798583984" w:right="14.2999267578125" w:firstLine="318.900070190429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had been bouncing in her seat for the whole exchange and could contain it no longer. She held out her cupped hands. In them lay a small five-pointed star on a thread-thin chain, and the star was not made of any metal Viridia could name, and it pulsed, faintly, from somewhere inside itself, a soft rhythmic light with a beat of its own.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40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5.5000305175781" w:right="14.2999267578125" w:firstLine="332.9800415039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"Look at it," Alice breathed. "I didn't understand what she meant, about resonating. I thought it was teacher-talk. And then I picked this one up and it was like." She pressed it briefly to her chest. "Like it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recognized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me. Is that mad? That's mad. Ooh, I can't wait for tomorrow."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suits you," Viridia said, and meant it.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191.4199829101562" w:right="14.300537109375" w:firstLine="347.0600891113281"/>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said it'll grow with me." Alice cupped the star, watching the slow pulse of it. "When I get stronger it'll change, sort of. Show what I'm becoming." She looked up, and the brightness in her was so unguarded that Viridia had to look away from it, the way you look away from a window with the sun straight in it. "Imagine what it'll be in four years. Imagine what I'll be." Then the brightness wobbled, just once. "If I don't get sent home for being thick at it first."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won't."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don't know that."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299926757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Viridia agreed. "But you make the focus warm up, and you've never been taught a thing, and you knew which star was yours the second you touched it. That's not nothing. That's a great deal of something, with nobody to help it." It was more than she usually let out. She rarely said so much. But Alice had looked, for half a second, the way Viridia felt all the time, and Viridia could not leave her standing there in it alone.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15.82008361816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Alice's eyes went bright again, differently. "There you go again," she said, thick. "Stop it, I'll cry into the man's flowerpots." She knuckled at one eye and laughed and put the star carefully away inside her collar, where it sat over her heart and pulsed against her skin, hidden.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3.1999969482422" w:right="14.300537109375" w:firstLine="314.5000457763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Viridia looked down at her own cane, white scrollwork and a thirsty seam, and the thought came before she could stop it. "I'm not sure I'll be able to hide this."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7.699966430664" w:right="14.300537109375" w:firstLine="315.8200836181640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gave her a strange look. "Why would you want to hide something you'll use every day?"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14.300537109375" w:firstLine="329.020080566406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reason." Viridia laid the cane along the table. "Just thinking aloud."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5175781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81.70544624328613" w:lineRule="auto"/>
        <w:ind w:left="1201.760025024414" w:right="2.200927734375" w:firstLine="10.33996582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Mrs. Zoran kept them another few minutes, a word about making your own focus one day, in fourth year or sooner with a sponsor's say-so, and how a focus you forged yourself was always better, bonded to you in the making, shaped to the magic you'd actually use, and then she opened the door with a wave of her hand and wished them a good day.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11474609375" w:firstLine="322.8600311279297"/>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had her books half-gathered when the teacher said, "Miss Saeren. Stay a moment, would you." Alice paused at the door. Viridia gave her a small nod. "I'll wait on the bench by History," Alice mouthed, and slipped out, glancing back once before the door swung shut. Then the room was empty but for the two of them and the smell of turned earth and the broken pot still scattered on the floor.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Mrs. Zoran did not go back to her desk. She drew a chair around and sat in it, close, and gestured Viridia into the one beside her, and when Viridia had sat she said a thing that was not about the weather or the class or anything at all.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"Knowledge is power."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300537109375" w:firstLine="322.8600311279297"/>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waited. She had learned that when adults said an odd thing in an odd voice, the kindest and the wisest course was to let them get to the rest of it on their own. "Do those words mean anything to you?"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ma'am."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7.699966430664" w:right="14.299926757812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"They're written on your focus." Mrs. Zoran held her hand out for it, and Viridia, after a breath, gave the cane over. The teacher traced the script with one finger, slowly, and read it aloud, and Viridia understood that she was being given something, that the reading-aloud was itself the gift.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13.8600158691406" w:right="14.300537109375" w:firstLine="4.61997985839843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Knowledge is power. Yet may whomever hold this rod have the wisdom to use such power wisely.</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let it sit.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201.760025024414" w:right="2.200927734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"That first part,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knowledge is power,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has been a kind of war-cry, in its time. The creed of a great many dark mages, down the years. The belief that no knowledge should be kept from anyone. That no law has the right to govern a person's conduct, only their own conscience." She turned the cane in her hands. "It has started wars, that idea. It has ended them. The light mages have spent six hundred years afraid of it." She looked up. "I am about to tell you something I'd be wiser to keep behind my teeth. I'll have to trust you to be wiser with it than I'm being."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30.780105590820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can," Viridia said. Whether it was true she could not have said. She found she wanted it to be.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3.1999969482422" w:right="14.300537109375" w:firstLine="325.28007507324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"This focus wasn't made for a light mage." Mrs. Zoran said it quietly. "Nor for a dark one, exactly. It was made for someone with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both.</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watched Viridia take that.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300537109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"Now. There's a quarrel among the few scholars who still care to quarrel. Some of us believe that once, a very long time ago, most people were born with both sides of the gift. Light and dark, whole, in one person. The records from that far back are mostly ash and rumor." Her voice dropped. "But we know one thing. At some point the light mages went to war on the dark. A crusade. They put whole families to the sword. Whole lines, ended."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300537109375" w:firstLine="322.2000885009765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mouth thinned. "I've my own opinion as to why so many are born with no gift at all these days. I think we killed our way to it."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0" w:right="0" w:firstLine="0"/>
        <w:jc w:val="center"/>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did not move. "So it's a dark focus."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040283203125" w:line="281.70544624328613" w:lineRule="auto"/>
        <w:ind w:left="1209.8999786376953" w:right="14.2999267578125" w:firstLine="328.580093383789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"It's an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old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one. Older than the war, I'd guess, from the script and the metal. Made, perhaps, when whole was the ordinary thing and nobody thought it strange." She handed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43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300537109375" w:firstLine="7.699966430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cane back, and Viridia took it in both hands. "It's the strongest focus I've ever held. And it was made for someone with both sides of the gift."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9.4599914550781" w:right="14.29931640625" w:firstLine="318.24005126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words sat between them. Mrs. Zoran did not ask the question. Viridia could see her decide, very deliberately, not to ask it.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don't want to get into trouble," Viridia said instead. It was not a lie. It was simply not the whole of what she was feeling, which she had no intention of showing anyone.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8.80126953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keep it that way." Mrs. Zoran was quiet a moment, turning something over behind the owl glasses, and when she spoke again it was lower still, almost to herself. "I had a brother. Older than me. He was born with the dark side, and I with the light, same parents, same kitchen, same bread, and you'd have thought, the way the world treated us, that we'd been got by different fathers entirely." She smoothed her too-big sleeve. "He was the gentlest soul I ever knew. He kept bees. He couldn't kill a wasp, never mind a person. And they came for him all the same, because of what he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might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one day choose to be, and that was reason enough." She blinked, and the brightness came back up over the memory, a curtain drawn against a draught. "So you'll forgive an old woman for caring rather a lot about who gets called wicked for the shape of the thing they were handed. It's not a tidy subject for me."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25.940017700195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was nothing to set against a grief that old. So Viridia gave her the true thing instead. "I'm sorry." "It was a long time ago." Which was not, Viridia noticed, the same as saying it no longer hurt. Mrs. Zoran reached out and, just for a moment, put her hand over Viridia's where it gripped the cane. "I'll tell you what I believe, and then I'll stop, because I've already said more than's safe." She leaned in. "I don't think the dark side of the gift makes a person wicked. I've known kind dark mages and cruel light ones,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44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0.4399871826172" w:right="14.300537109375" w:firstLine="10.5599975585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the gift made no difference to either. It's only ever how you use the thing you were handed." She drew back, and the warning came up in her like a finger raised. "But you must understand. There are very few people in this school as easy in their minds about all this as Lady Lightwell and I. Out there." She nodded toward the window, the gate, the world. "Fewer still. So whatever you carry, carry it quietly. Especially the day you walk back out that gate."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25.50010681152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rose, stiff in the knees, and helped Viridia up after her. "Off with you. I've made you late for poor Mr. Cote, and there's no quicker way to age a girl than an hour of his lecturing." The cheer was back, mostly. "Go 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3011474609375" w:firstLine="314.720077514648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thanked her, for the cane, for the words, for the risk she had only half-understood, and went out into the corridor.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01.760025024414" w:right="14.300537109375" w:firstLine="5.939941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corridor was empty. The class had gone on; Alice was waiting somewhere down by History; the school went about its loud distant business one floor up and one floor down. For a moment there was nobody, and Viridia stopped, and held the cane up before her in the grey window-light.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2148437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turned it slowly. The seam in the orb. The scroll she could not read.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Made for someone with both sides of the gift.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not know, yet, what that meant about her. She had a suspicion she had been carrying since the orientation hall without daring to take it out and look at it, and she did not take it out now. But standing alone in the empty corridor, she allowed in, briefly, something that grief had pushed under for days, not its grey weight, not the careful work of keeping her face level.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7.699966430664" w:right="14.3011474609375" w:firstLine="325.50010681152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turned the cane once more and watched the grey light slide down the white scroll. A focus that had been thirsty long enough to frighten Mrs. Zoran. A focus made for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45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2.16064453125"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Introduction to Magic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5.5000305175781" w:right="14.300537109375" w:firstLine="7.699966430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someone whole, in an age when whole had been ordinary, handed down a tree of names a thousand years deep to a girl in a corridor who could not read its writing. It ought to have been too large a thing to hold. It sat balanced and easy in her hand, the way the rod had sat in the loop of her skirt, the skirt sewn around it. As though, somewhere down all those branches, someone had measured her without ever having met her.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felt watched.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Not in the room. The corridor was empty. Watched across time. Someone in a strange hand had known she would be here, and packed her a thing thirsty enough to frighten her teacher, and told her in advance what to say. She had not done as the note said, not exactly; she had kept the focus, but on her own terms and in the open, and the open was the part the note had not wanted. She wondered, now, whether she had just spent something the stranger had meant her to keep. The seam meant to come apart into halves. The name with no dates. Her mother's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circumstances.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a door someone else had already walked through, ahead of her, leaving it on the latch. Behind the grief she heard herself want to know who, not the warm wanting of a girl handed a destiny, but the cold steady wanting of one who has found a stranger's footprints in her own house.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footsteps somewhere, and a girl's laugh, and the school came back. Viridia slid the cane into the loop at her waist, where it now stuck out absurdly past her knee and there was nothing to be done about it, and went to find Alice on the bench by History, carrying her question quietly, the way she had just been told.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46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1.95068359375" w:firstLine="0"/>
        <w:jc w:val="right"/>
        <w:rPr>
          <w:rFonts w:ascii="IBM Plex Serif" w:cs="IBM Plex Serif" w:eastAsia="IBM Plex Serif" w:hAnsi="IBM Plex Serif"/>
          <w:b w:val="1"/>
          <w:bCs w:val="1"/>
          <w:i w:val="0"/>
          <w:iCs w:val="0"/>
          <w:smallCaps w:val="0"/>
          <w:strike w:val="0"/>
          <w:color w:val="231f20"/>
          <w:sz w:val="26"/>
          <w:szCs w:val="26"/>
          <w:u w:val="none"/>
          <w:shd w:fill="auto" w:val="clear"/>
          <w:vertAlign w:val="baseline"/>
        </w:rPr>
      </w:pPr>
      <w:r w:rsidDel="00000000" w:rsidR="00000000" w:rsidRPr="00000000">
        <w:rPr>
          <w:rFonts w:ascii="IBM Plex Serif" w:cs="IBM Plex Serif" w:eastAsia="IBM Plex Serif" w:hAnsi="IBM Plex Serif"/>
          <w:b w:val="1"/>
          <w:bCs w:val="1"/>
          <w:i w:val="0"/>
          <w:iCs w:val="0"/>
          <w:smallCaps w:val="0"/>
          <w:strike w:val="0"/>
          <w:color w:val="231f20"/>
          <w:sz w:val="26"/>
          <w:szCs w:val="26"/>
          <w:u w:val="none"/>
          <w:shd w:fill="auto" w:val="clear"/>
          <w:vertAlign w:val="baseline"/>
          <w:rtl w:val="0"/>
        </w:rPr>
        <w:t xml:space="preserve">CHAPTER FOUR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0" w:right="1716.9805908203125" w:firstLine="0"/>
        <w:jc w:val="right"/>
        <w:rPr>
          <w:rFonts w:ascii="IBM Plex Serif" w:cs="IBM Plex Serif" w:eastAsia="IBM Plex Serif" w:hAnsi="IBM Plex Serif"/>
          <w:b w:val="0"/>
          <w:bCs w:val="0"/>
          <w:i w:val="1"/>
          <w:iCs w:val="1"/>
          <w:smallCaps w:val="0"/>
          <w:strike w:val="0"/>
          <w:color w:val="231f20"/>
          <w:sz w:val="36"/>
          <w:szCs w:val="36"/>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36"/>
          <w:szCs w:val="36"/>
          <w:u w:val="none"/>
          <w:shd w:fill="auto" w:val="clear"/>
          <w:vertAlign w:val="baseline"/>
          <w:rtl w:val="0"/>
        </w:rPr>
        <w:t xml:space="preserve">History and Lunch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797607421875" w:line="281.70544624328613" w:lineRule="auto"/>
        <w:ind w:left="1209.4599914550781" w:right="14.3011474609375" w:firstLine="2.6399993896484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If the Introduction to Magic room was a window thrown open, the History room was a cellar somebody had forgotten to air.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0599670410156" w:right="14.2999267578125" w:firstLine="322.6400756835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blinds were down and the lamps turned low, and the light that survived all that came through brown and tired, the color of old varnish. Books were stacked along the walls in leaning towers, more books than there were shelves to hold them, and over everything lay a fine grey felt of dust so old it had stopped being dirt and become a kind of weather. When Alice breathed in too deeply she sneezed, and three girls sneezed after her, and the dust drifted and resettled and did not care.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15.82008361816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At the front, behind a desk that groaned, sat a very large man in a brown tweed suit that had given up trying to contain him. Grey hair, a long grey beard, a belly that arrived a moment before the rest of him did. He waited until the last girl was seated, with the unhurried patience of a man who knew the room would always, in the end, wait for him.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2999267578125" w:firstLine="332.9800415039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"Good afternoon, ladies. I am Mr. Cote, and I shall be teaching you the history of our people." His voice was deep and dry and entirely without hope. "It is my belief, and Headmistress Lightwell's, that by studying those who came before, you may contrive to make some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new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mistakes, rather than repeating the abundant old ones." He let that land on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300903320312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47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0.4399871826172" w:right="14.2999267578125" w:firstLine="10.5599975585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one. "Open your texts. Read the first two chapters. When you have done, raise a hand and I shall give you a small quiz, after which you may go to your lunch." He folded his hands on the great shelf of his belly. "There will be no discussion. There is nothing in the first two chapters worth discussing. That comes later, when you are old enough to be disappointed by it."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15.82008361816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he sat, and the room sat, and for the better part of an hour there was nothing but the rustle of pages and the occasional ruinous sneeze.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2.19970703125" w:firstLine="322.200012207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reading was dry and Viridia drank it anyway. The first chapters laid out the thing Mrs. Zoran had told her sideways an hour before, only flattened into dates. The light mages had risen, six hundred years gone, into the seats of government. The dark mages had been pushed first to the edges of power and then off them. And further back, in an age the text called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the Sundering Wars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handled with the brisk discomfort of a family discussing a hanged uncle, there had been a long campaign to put the dark lines to the sword.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2400360107422" w:right="14.3011474609375" w:firstLine="318.4600067138672"/>
        <w:jc w:val="lef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text did not call it a crusade. The text called it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consolidation.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22.860031127929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Viridia's pencil stopped. She thought of a beekeeper who could not bring himself to swat a wasp, and of what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consolidation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would have meant for him. She underlined the word with her eye and did not underline it on the page.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took notes: the years of the wars, the trade laws that had followed, the slow squeeze that had turned the dark-born and then the gift-less into people who got the work nobody else wanted. It was all written in the flat untroubled voice of a winner explaining why the winning had been only sensible, and Viridia found she could read the cruelty in the gaps between the dates as plainly as if it had been set down in full, the way she read the thing under 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48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8.7999725341797" w:right="14.300537109375" w:firstLine="0.6600189208984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too-smooth face. The book did not lie. It simply declined to feel anything, and left the feeling to her. And once, near the end of the second chapter, in a paragraph plainly included so it could be dismissed, she read a thing that stopped her pencil.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163.0400085449219" w:right="8.800048828125" w:firstLine="369.06005859375"/>
        <w:jc w:val="both"/>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Certain of the old texts make reference to creatures said to issue from beyond the veil, the so-called Horrors of antiquity, which drained the life from any they touched. No reliable account survives, and the modern scholar may safely regard these as the embroidery of a frightened age.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embroidery of a frightened age. She read it twice. She did not know why it caught in her, only that it had the same wrongness as a name with no dates, a thing the page wanted her to walk past, and so she stopped at it on principle. She copied the sentence into her notes,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creatures from beyond the veil, dismissed,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then felt foolish, and then left it where it was.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195.5999755859375" w:right="14.2999267578125" w:firstLine="336.500091552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Beneath the paragraph sat a small crude woodcut: a figure with too many limbs reaching out of a black doorway toward a fleeing man, captioned, in the curling type the book reserved for things it found quaint,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A peasant's rendering of the Horror.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man in the woodcut had dropped his lantern, and the artist had taken care, across all those centuries, to show it falling, the little scratched lines of its light going sideways. Viridia looked at that detail, the dropped lantern, the spilled light, longer than the page deserved, and could not have said why a frightened age's embroidery should feel, in the dim cellar of the History room, quite so much like a warning somebody had folded up small enough to forget.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17578125" w:firstLine="323.740081787109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turned the page. The next chapter was about grain tariffs. She was almost grateful.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5.5000305175781" w:right="14.300537109375" w:firstLine="319.5599365234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When she had read enough, she raised her hand. Mr. Cote beckoned her up, took a quiz paper from the stack, and laid down the law in a murmur. "Notes, yes. The book, no. Bring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49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8.7999725341797" w:right="14.3011474609375" w:firstLine="2.200012207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to me when you've done and take yourself off to lunch." She carried it back and saw Alice rise to fetch her own; they passed in the aisle and traded a quick conspirator's smile, two girls let out of the cellar a few minutes early.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9.8999786376953" w:right="14.3011474609375" w:firstLine="317.8000640869140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quiz had fifteen questions and fourteen of them were facts. The fifteenth was not.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2200317382812" w:right="14.300537109375" w:firstLine="315.37994384765625"/>
        <w:jc w:val="lef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Do you think the light mages of the Sundering acted rightly in seeking to end the dark lines? Defend your answer.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8.800048828125" w:firstLine="322.8600311279297"/>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sat with her pencil over the page for a long time. She knew what the room wanted. She knew what six hundred years of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consolidation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wanted, what the gold-stamped suitcases and the rose-tinted Headmistress and the gate that closed behind her three days ago all quietly wanted. The safe answer wrote itself: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the dark mages were dangerous; the light mages protected the world; regrettable but necessary.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could see the sentence whole before she'd written a word of it. It would cost her nothing.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8999786376953" w:right="14.300537109375" w:firstLine="323.3000946044922"/>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thought of Mrs. Zoran's brother, who kept bees and could not kill a wasp.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3.2000732421875" w:right="0" w:firstLine="0"/>
        <w:jc w:val="left"/>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wrote: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No.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2.20092773437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she stopped, because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No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was not an answer, it was a cliff-edge, and she made herself climb back from it and build the path properly.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No,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wrote,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I do not think they acted rightly.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wrote that some of the dark mages had surely been wicked, that any large group held its share of the wicked, light or dark or gift-less. But that being capable of harm was not the same as having done it, and that to kill a person, or a family, or a whole line of families, for what they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might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one day choose was to punish them for a crime no one had committed yet. She wrote that a thing was not made safe by ending everyone who could conceivably threaten it; it was only made smaller, and more afraid, and more willing to do the next terrible thing.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read it back.</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5993347167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0.4399871826172" w:right="14.2999267578125" w:firstLine="331.660079956054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hand wanted to change it. The want came quite distinctly, the small animal urge to scratch it out and write the safe sentence, the one that cost nothing, the one nobody could come for her about.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Be careful who you let see you do it.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mother had not been talking about quizzes. But the voice fit anyway, and for a moment Viridia held the pencil and hated, with a clean cold fourteen-year-old's hatred, that she had to think about it at all, that a true thing should have to be weighed against the danger of being seen to think it.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25.50010681152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got up before she could lose her nerve and laid the paper face-down on Mr. Cote's desk, and he took it without looking, and she went out into the corridor with her heart going harder than a quiz had any right to make it go.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3.5199737548828" w:right="14.300537109375" w:firstLine="334.9600982666015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"I'll see you in a few," she told Alice on the way past, and Alice, halfway through her own essay with her tongue between her teeth, lifted her pencil in salute without looking up.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09.4599914550781" w:right="14.300537109375" w:hanging="1.76002502441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dining hall at the wrong hour was a sleepy, half-lit place, the long tables mostly empty, the lamps not yet lit for the meal.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25.5000305175781"/>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Only the fourth-years were in, scattered down the left in loose ones and twos with the boneless ease of people who had nowhere they urgently had to be. Heads turned when the door opened, the brief reflexive weighing of a room checking who'd come in, and then went back to their business when they saw it was only a first-year.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23.3000946044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Only Amber didn't go back. She was lounging sideways across a bench with her boots up on the next one, and she lifted a hand. "She's with me," she called down the table, to no one who'd asked, and unfolded herself and came over. Today her black hair was tied back and there was fresh polish on her nails, very black, already chipped at one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51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2999267578125" w:firstLine="7.699966430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thumb where she'd evidently been at it. There was an ink smudge on the side of her hand, the writer's smudge, the kind you got from dragging your fist across a wet line, and Viridia marked it: so Amber, for all her lounging, had been writing something, somewhere, before this.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2999267578125" w:firstLine="338.040084838867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"You're early," Amber said, dropping onto the bench beside her. "Cote let you out already? He must like you. He kept me the full hour every time, the old toad. What'd he set you?"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30.7801055908203"/>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"Two chapters and a quiz. We could use our notes." "The using-your-notes ones are the only mercy in that class." Amber stretched. "He's not so bad, underneath. Bores me to weeping, but he's straight with you, which is rarer here than you'd think." She reached into a pocket sewn into her skirt and drew out a folded square of paper. "Here. I copied the whole independent-study list off the board by the library. Have a look. Anything jump out?"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195.5999755859375" w:right="2.2015380859375" w:firstLine="329.02008056640625"/>
        <w:jc w:val="both"/>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unfolded it and read. Most of it she crossed off behind her eyes as she went: cookery, deportment, household administration, the long gentle slope of subjects designed to make a girl pleasant and employable and no trouble to anyone. But three caught and held.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Beginners' Magical Theory and Application. Magical Creature Taming.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last on the list in a slightly different ink,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Magical Warfare.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0"/>
        <w:jc w:val="center"/>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"That last one's not like the others," Viridia said. Amber's mouth did something complicated. "No," she agreed. "It isn't." She didn't explain it. She tapped the first one instead. "Theory and application's Zoran's. You'd like her. The taming one's a whole semester to learn something that takes an afternoon, but it's on there if you want the slow road." She watched Viridia's finger rest on the third line and not move. "And that one," she said, "is mine to worry about. Come on. We're going to go and ask for some things, and I</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10.999984741211" w:right="14.2999267578125" w:hanging="9.2399597167968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want you behind me and quiet while I do it. Can you be quiet?"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"I'm very good at quiet."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210.999984741211" w:right="14.3017578125" w:firstLine="327.48008728027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"Yeah," Amber said, looking at her a beat too long. "I noticed. Come on."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pulled Viridia up, and over the noise of standing called down the hall, "Kari, tell Alice I've stolen her roommate for lunch, would you," and a girl down the table waved a hand without breaking her conversation, and then they were through the door behind the staff table and into the parts of the school the brochure did not photograph.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05.5000305175781" w:right="14.300537109375" w:firstLine="6.5999603271484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Lady Lightwell's office sat at the top of a narrow stone stair, behind a door that did not match anything else in the building.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26.6000366210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banded in steel, the dark metal woven somehow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into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wood rather than nailed on top of it, and across the bands ran a line of small red runes that Viridia could not read and did not like the feel of. Amber knocked. A voice told them to come, and they came, Amber first, Viridia a careful step behind.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room beyond was plain to the point of severity, which surprised Viridia in a school that gilded its luggage. A simple wooden desk. A few bare patches of wall where pictures had clearly once hung and been taken down. And on the desk, just two things: a great white crystal on the right, clear as river ice, and a great onyx crystal on the left, black and drinking the lamplight rather than throwing it back. One white. One black. Sitting on the same desk, an arm's reach apart, the way the names had sat tangled on the same branches.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53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8999786376953" w:right="14.300537109375" w:firstLine="322.2000885009765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Lady Lightwell looked up over her rose-tinted lenses, set down the paper she'd been reading, and took the spectacles off entirely.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"Ladies. How can I help you."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209.8999786376953" w:right="2.2003173828125" w:firstLine="328.580093383789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"Ma'am." Amber's voice changed, the lounge going out of it, replaced by something more careful, a person picking her footing. "As you know, I've sponsored Viridia Saeren. A sponsorship usually buys a little room in a girl's schedule, so I've come to ask about hers."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2999267578125" w:firstLine="327.2600555419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Headmistress's eyes moved to Viridia. They went, for the briefest instant, to the dark-blue stone at her throat, and Viridia felt it, the small specific weight of being looked at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there,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same flick of attention Amber had given the stone at the door three days ago. Then it passed. "And what is it you'd ask for, Miss Summers?"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"Two things." Amber took the folded list from Viridia's hand. "First, I'd like her excused from History and put into Mrs. Zoran's Theory and Application instead. She's not for an archivist's desk, ma'am, and I can't see what else Cote's class buys a girl like her."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3.1999969482422" w:right="14.300537109375" w:firstLine="325.2800750732422"/>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"Substituting a core subject is rarely done. Even with a sponsor."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know. But half the time a first-year doesn't know yet what she's for, and we make her take the safe class anyway, and four years later she's qualified for the life she'd have fallen into regardless." Amber said it fast and even, a speech she'd had ready. "Another class would do her more good. I believe that, ma'am, or I wouldn't spend the breath."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Lady Lightwell regarded her for a long moment. Then, faintly, she almost smiled. "You make a tidy case. Very well. I'll allow the substitution." She drew a sheet toward her, wrote a brief note, and held it out. "Give that to Mr. Cote so he knows to mark her absent and not truant. Was there a second thing?"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54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14.300537109375" w:firstLine="329.0200805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was." Amber did not take the note straight away. She glanced sideways at Viridia, a flick, a warning,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brace,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then squared up to the desk. "Yes, ma'am. Two things, actually."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0.4399871826172" w:right="14.2999267578125" w:firstLine="332.7600860595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Something shifted in the room. Lady Lightwell set down her pen. She picked her spectacles back up off the blotter and turned them over once in her fingers, slowly, and did not put them on. "Before you go on, Miss Summers," she said, and her voice had gone very level, very quiet, the dining-hall voice, the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I am not handling this one quietly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voice. "Be aware that what you are about to ask may cost you. Do you understand that?"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do, ma'am."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ask. But ask knowing it."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7.699966430664" w:right="14.300537109375" w:firstLine="315.82008361816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breathed out. "I'd like permission to teach Viridia to summon and bond a creature myself, rather than putting her through a semester of the taming class. And." Her voice held, barely. "I'd like her placed in your Magical Warfare course."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0537109375" w:firstLine="318.240051269531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spectacles went still in Lady Lightwell's hand. "That is a one-on-one course," she said. "It is not a thing that should appear on any list handed to a first-year. It is not, in fact, on the master list at all."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ma'am. I put it on her copy myself."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7.699966430664" w:right="14.299926757812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For the first time the composure cracked, just along one edge, and what came through it was not quite anger and worse than anger: it was alarm, quickly mastered. "I teach that course to fourth-years. To a chosen few of them.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Why,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Miss Summers, would you put it in front of a girl who has been in this building for three days?"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9.4599914550781" w:right="14.300537109375" w:firstLine="329.0200805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"Because she needs it." Amber did not look away. She had gone a little pale but she did not look away, and Viridia, still at Amber's shoulder, felt something move in her chest that she could not yet name and would later understand was the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55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300537109375" w:firstLine="3.7400054931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beginning of loyalty. "She's got no one, ma'am. No family, no money behind her, no soft place to land if this all goes wrong. The other girls have people. She has herself. And I'd rather she be able to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rely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 herself than be pleasant and helpless and at the mercy of whoever's in the room." She swallowed. "I know what it costs me. I'm spending it. On purpose. On her."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2.2021484375" w:firstLine="322.6400756835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a moment Lady Lightwell said nothing, and the nothing was worse than shouting would have been. She rose from her chair and went to the window, where a sliver of afternoon got through the blind, and stood with her back to them, and when she spoke it was to the glass.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21484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"Do you have any idea," she said, very softly, "how careful a person has to be, to keep a place like this open? How small a reason it would take to close it?" She turned. Behind the rose lenses her eyes were hard to read, but her hands had folded together in front of her, very still, the stillness of someone holding something down. "And you ask me to put a three-day first-year into the one course in this school I would least like to explain. You think you know what you're asking. You don't. The answer is no, Miss Summers. I'll allow the substitution and not the rest. Take your win and be glad of it."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3.5199737548828" w:right="14.300537109375" w:firstLine="328.580093383789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meant to be the end. The door was swinging shut, Amber's favor sliding back unspent into a future that would never come round again, and she did the thing she had been told not to do.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said it would cost her," Viridia said.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7.699966430664" w:right="2.198486328125" w:firstLine="320.00007629394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room went quiet in a new way. Amber's head turned a fraction;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quiet,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turn said,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I told you quiet.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But Viridia had stepped half out from behind her, and she did not step back. Lady Lightwell looked at her — really at her now, the whole of her — and waited.</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56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299926757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said what she's asking might cost her," Viridia went on, and kept her voice level the way she kept everything level, "and she spent it anyway, on a girl she's known three days, because she thinks I'll drown without it. So she's right that I have no one. But I'm not asking you to keep me safe. I wrote on Mr. Cote's quiz this afternoon that the light mages were wrong to put the dark lines to the sword, and I knew when I wrote it that it was the answer nobody in this building wanted, and I wrote it anyway, because it was true." She let that sit a beat, in a room with a white crystal and a black one a hand's reach apart. "I'm not going to be pleasant and helpless. I'm going to be in the world whether you teach me or not. The only question is whether I go into it knowing what I'm doing." She heard how much of herself she was setting out on the desk, in the open, the way she'd set the focus out that morning, and she let it stand. "Teach me how not to be at the mercy of whoever's in the room. That's all I'm asking. I'd rather you than the world."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2999267578125" w:firstLine="327.2600555419922"/>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office was very still. Amber had stopped breathing. Lady Lightwell came back from the window slowly. She looked at Viridia for a long moment, and something in the rose-lensed face shifted, the way a held thing shifts when it is set down. "You argue like someone's taught you to," she said at last, quietly. "Or like no one had to." She let out a breath. "And you do not even know yet to be afraid of what you just said in front of me. That is the most dangerous thing about you, Miss Saeren. You notice things, and then you say them out loud, in the wrong rooms, to the wrong people, because they are true. The world has a name for girls like that, and it is not a kind one."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0.4399871826172" w:right="14.300537109375" w:firstLine="338.0400848388672"/>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"Then tell me what I'm asking," Amber said, finding her voice again, low and brave. "Tell me what we're asking." "No." Lady Lightwell's mouth thinned. "I'll grant it, against my better judgment, and I'll let you both go 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57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300537109375" w:firstLine="7.6999664306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thinking you understand it, because the alternative is worse. That's the kindest thing I can do for you today." She came back to the desk and sat. "And it is, you should know, considerable unkindness dressed up as a favor. Remember that I warned you. Both of you." Her eyes stayed on Viridia a beat longer. "I grant it because of what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she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showed me just now, Miss Summers, not only because you paid. You should know that too. You bought the door. She is the one who walked up and knocked on it where I could see her face."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11474609375" w:firstLine="322.200012207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office was very quiet. The white crystal sat beside the black one. Outside the steel-banded door the school went on, distant and unknowing.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0599670410156" w:right="2.2003173828125" w:firstLine="327.04010009765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Lady Lightwell looked at Viridia for a long, weighing moment, not at the stone this time, but at her, the whole of her, the way she had looked at the rows in the orientation hall, as though the surface were not the interesting part. Whatever she saw, she did not say. At last she let out a slow breath and set the spectacles down.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6.6000366210938" w:right="14.300537109375" w:firstLine="331.88003540039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"Fine," she said, and the word came out tired, far more tired than a single word ought to be able to sound. "Amber Summers, you have used your one favor. There will not be another. Not for her, not for yourself, not for anyone. Do you understand me clearly?"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0.999984741211" w:right="14.300537109375" w:firstLine="327.48008728027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"Yes, ma'am." Amber dipped her head. "I expected as much."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2.200927734375" w:firstLine="332.9800415039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"I'm sure you did." Lady Lightwell had, briefly, the face of a woman who had watched something she valued spent on her behalf and could not decide whether to be grateful or furious. "I'll send for her when the warfare lessons are to begin. For the summoning, see Ms. Locke for the supplies. Tell her you have my word on it." She put her spectacles back on, and behind the rose-tinted lenses she became the Headmistress again, complete and closed. "Now go, both of</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58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10.999984741211" w:right="14.300537109375" w:hanging="10.559997558593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I've a school to run, and you've a great deal of luck to not waste."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305175781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81.70544624328613" w:lineRule="auto"/>
        <w:ind w:left="1207.699966430664" w:right="14.300537109375"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did not speak until they were down the stone stair and around the corner, out of the reach of the steel-banded door. Then Viridia put a hand on Amber's arm and stopped her.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don't understand what just happened in there," she said. "She said it would cost you. You went pale. You spent something you can't get back and you spent it on a girl you met three days ago." She held Amber's eyes the way she rarely held anyone's. "Why would you do that? You don't know me."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191.4199829101562" w:right="14.2999267578125" w:firstLine="332.1000671386719"/>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leaned back against the cold stone wall. The lounge was gone; she looked, for a moment, exactly her age and no older, a girl of seventeen who had just done a frightening thing and was waiting for her own heart to slow. "Certain of us fourth-years," she said carefully, "get sent on jobs. Now and then. The ones willing to go get a few privileges out of it. And one favor. One thing, anything within her power, asked once." She studied a chip in her nail polish with great attention. "That's what I spent. That's what it cost."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2999267578125" w:firstLine="0"/>
        <w:jc w:val="center"/>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"That's not what I asked." Viridia kept her voice gentle, but she did not let go of the question. "I asked why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me.</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For a second she thought Amber wouldn't answer at all. Then Amber pushed off the wall, and the grin came back up over whatever had been underneath it, the way the surface always came back up with her. "Maybe I just like a long shot," she said. "Maybe I'm impulsive, like I keep telling everyone. Maybe I lost a bet." She started walking, fast enough that Viridia had to follow. "Or maybe," she threw back over her shoulder, lighter than air, "I'm a very good</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59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0.4399871826172" w:right="14.29931640625" w:hanging="9.02000427246093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judge of people and you'll make me look brilliant in four years. Come on. We've a creature to find you, and the afternoon won't keep."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10.999984741211" w:right="14.3011474609375" w:firstLine="321.10008239746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a deflection and they both knew it was a deflection, and Viridia let it go, the way Alice let things go, on purpose, not leaning on a closed door. But she did not forget it.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8.8006591796875" w:firstLine="325.50010681152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was thinking, too, about what she herself had just done. She had come to Hazel meaning to go unseen, and in two rooms in one day she had stood up and let herself be looked at — first the focus, waked and examined in the open instead of pocketed quiet as the note had wanted, and now the office, where she had stepped out from behind Amber and put the truest, least safe thing she owned on a Headmistress's desk. Amber had spent a favor she could not get back. Viridia had spent something too, and she had spent it knowingly: the anonymity she had walked in craving, the small grey safety of being no one anybody remembered. Lady Lightwell remembered her now.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The most dangerous thing about you.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had handed the woman the dangerous thing herself, with both hands, and she could not pretend it had been done to her. She took the question, and the pale face, and the way Amber's eyes had gone to her stone at the door three days back, and she folded them down small and put them away with the note in the strange hand and the name with no dates and the violet pressed flat in a green book.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463.4509563446045" w:lineRule="auto"/>
        <w:ind w:left="1533.2000732421875" w:right="22.901611328125" w:firstLine="0"/>
        <w:jc w:val="center"/>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was beginning to have rather a lot of things put away. * *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987060546875" w:line="281.70544624328613" w:lineRule="auto"/>
        <w:ind w:left="1205.5000305175781" w:right="2.2003173828125" w:hanging="1.9800567626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found them at the foot of the creature-class corridor, breathless, her bookbag half off one shoulder and a smear of pencil-lead along her jaw where she'd been resting her chin on her hand.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60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191.4199829101562" w:right="14.300537109375" w:firstLine="347.0600891113281"/>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you are. Kari said you'd been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kidnapped,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said it just like that, she enjoyed it far too much." Alice pulled up, took in Amber, took in the corridor, took in whatever was still hanging in the air around the two of them. "Why do you both look like you've seen a ghost?"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538.4800720214844" w:right="14.300537109375"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"We've been to the Headmistress," Viridia said. "On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purpose?</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Alice's eyes went round. "What did you do?" "Nothing yet," Amber said, recovering her grin. "Give her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9599609375"/>
        <w:jc w:val="both"/>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time." She glanced at Alice properly then, the weighing look, but a kinder version of it than the fourth-years gave at the door. "You're the roommate. Pembrook." It wasn't quite a question. "Listen. Don't take it to heart that nobody's spoken to you yet about sponsoring. It's early. Keep your head up and do the work and someone'll notice. Someone who's right for you." She said it offhand, but not carelessly, and Viridia understood that Amber was steering, that she had someone in mind already, or a kind of someone, and would no more say so outright than she'd answer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why me.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3011474609375" w:firstLine="315.820083618164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Alice flushed, pleased and embarrassed at once. "Oh. Thanks. I wasn't, I mean I was a bit." She gave up on the sentence and grinned. "Thanks."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3.5199737548828" w:right="14.300537109375" w:firstLine="334.960098266601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"What did Cote set you in the end?" Viridia asked her, partly to spare her, partly because she wanted to know. "Same as you, I'd think. Two chapters, fifteen questions." Alice made a face. "I knew all the dates. It was that last one that did me. The essay one."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8.7999725341797" w:right="14.300537109375" w:firstLine="324.4001007080078"/>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Something went still and careful in Viridia. "What did you put?"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whether the light mages were right to." Alice dropped her voice without seeming to decide to, the way you do near a thing that might be dangerous to say loudly. "I said no. I said it was wrong." She picked at the strap of her bag. "I sat there ages. I kept thinking, this is the sort of question where there's an answer they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want,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know? You can feel</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61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5.6405639648438"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History and Lunch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7.699966430664" w:right="6.820068359375" w:firstLine="3.30001831054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And I nearly wrote that one. But then I thought about the Dunmores, back home, dark family, three floors down, they kept to themselves and the dad mended everyone's boots for next to nothing and one winter when my nan was poorly Mrs. Dunmore brought broth up every day for a week and never once said a word about it." Alice shrugged, and the shrug was not light. "And I thought, you'd have killed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her?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what she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might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do? So I wrote no." She looked suddenly anxious. "Was that stupid? Have I gone and failed my first history quiz being self-righteous?"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14.3011474609375" w:firstLine="322.6400756835937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For a moment Viridia could not speak at all, and for once grief was not the reason.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1.66076660156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"No," she said, when she had it. "You haven't been stupid." She did not say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I wrote the same.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not say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you have no idea how much I needed to hear that someone else looked at that question and could not write the safe thing either.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filed it instead, the broth and the boot-mender and the way Alice had said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you'd have killed her?</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set among the things she was keeping, except that this one she kept warm, near the front, where she could find it. "It wasn't stupid," she said again. "It was right. They're not always the same thing here. You should know that. But this time they were."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18.02001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had been watching the two of them with an odd expression, half amused and half something else, something almost wistful. "God," she said, mostly to herself. "First-years." But she said it the way you say a thing you're fonder of than you'll admit, and she clapped her hands once and broke the moment open before it could get too large. "Right. Pembrook, off you go, this next part's just for the kidnapped. Viridia, with me. Time to go and ring the dinner bell for the whole forest and see what comes."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62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0.5908203125" w:firstLine="0"/>
        <w:jc w:val="right"/>
        <w:rPr>
          <w:rFonts w:ascii="IBM Plex Serif" w:cs="IBM Plex Serif" w:eastAsia="IBM Plex Serif" w:hAnsi="IBM Plex Serif"/>
          <w:b w:val="1"/>
          <w:bCs w:val="1"/>
          <w:i w:val="0"/>
          <w:iCs w:val="0"/>
          <w:smallCaps w:val="0"/>
          <w:strike w:val="0"/>
          <w:color w:val="231f20"/>
          <w:sz w:val="26"/>
          <w:szCs w:val="26"/>
          <w:u w:val="none"/>
          <w:shd w:fill="auto" w:val="clear"/>
          <w:vertAlign w:val="baseline"/>
        </w:rPr>
      </w:pPr>
      <w:r w:rsidDel="00000000" w:rsidR="00000000" w:rsidRPr="00000000">
        <w:rPr>
          <w:rFonts w:ascii="IBM Plex Serif" w:cs="IBM Plex Serif" w:eastAsia="IBM Plex Serif" w:hAnsi="IBM Plex Serif"/>
          <w:b w:val="1"/>
          <w:bCs w:val="1"/>
          <w:i w:val="0"/>
          <w:iCs w:val="0"/>
          <w:smallCaps w:val="0"/>
          <w:strike w:val="0"/>
          <w:color w:val="231f20"/>
          <w:sz w:val="26"/>
          <w:szCs w:val="26"/>
          <w:u w:val="none"/>
          <w:shd w:fill="auto" w:val="clear"/>
          <w:vertAlign w:val="baseline"/>
          <w:rtl w:val="0"/>
        </w:rPr>
        <w:t xml:space="preserve">CHAPTER FIVE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0" w:right="2034.3206787109375" w:firstLine="0"/>
        <w:jc w:val="right"/>
        <w:rPr>
          <w:rFonts w:ascii="IBM Plex Serif" w:cs="IBM Plex Serif" w:eastAsia="IBM Plex Serif" w:hAnsi="IBM Plex Serif"/>
          <w:b w:val="0"/>
          <w:bCs w:val="0"/>
          <w:i w:val="1"/>
          <w:iCs w:val="1"/>
          <w:smallCaps w:val="0"/>
          <w:strike w:val="0"/>
          <w:color w:val="231f20"/>
          <w:sz w:val="36"/>
          <w:szCs w:val="36"/>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36"/>
          <w:szCs w:val="36"/>
          <w:u w:val="none"/>
          <w:shd w:fill="auto" w:val="clear"/>
          <w:vertAlign w:val="baseline"/>
          <w:rtl w:val="0"/>
        </w:rPr>
        <w:t xml:space="preserve">Amber's Story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797607421875" w:line="281.70544624328613" w:lineRule="auto"/>
        <w:ind w:left="1210.999984741211" w:right="14.3011474609375" w:hanging="7.480010986328125"/>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did not take her to the forest first. She took her into an empty classroom and shut the door.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a teaching room that nobody had taught in for a while: chairs upturned on tables, a smell of chalk and disuse, a long board still ghosted with the half-erased diagram of something that might have been a spell or might have been a plumbing repair. Amber checked the corridor before she closed the door. Viridia noticed. She pulled two chairs down off a table, which Viridia noticed too, sat in one, gestured at the other, and for a moment said nothing at all, which Viridia noticed most of all.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5034637451" w:lineRule="auto"/>
        <w:ind w:left="1201.760025024414" w:right="2.200927734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 asked me why," Amber said finally. "Out there. Why I'd spend it on you." She turned a chip of nail polish over with her thumbnail. "I gave you three answers and none of them were the one. You knew that."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knew that."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7.699966430664" w:right="14.299926757812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"Yeah." Amber breathed out. "You're going to be a great deal of trouble, you know. People who notice things always are." She was quiet a moment longer. Then she reached into her collar and drew out a second necklace, one Viridia had not seen. It had been hidden under her shirt, under the pale stone everyone could see. She held it out into the dim light.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10.999984741211" w:right="14.3011474609375" w:firstLine="321.1000823974609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was a small dark orb on a chain, and carved into it, fine and close, were symbols. Viridia did not need to ask. She had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300903320312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63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7.699966430664" w:right="2.200927734375" w:firstLine="2.200012207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carried the same symbols at her own throat for three days, traced them in the dark, watched them hold their faint light in plain sun. They were not quite the same. The arrangement was different, the way two pages in the same hand are different. But they were the same kind of thing. The same language. The same maker, or the same school of makers, across however many years.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"They're like yours," Amber said. "I clocked yours at the door the first morning. That's the truth of it. I saw your necklace and I knew, and I went and found Lady Lightwell and told her I'd sponsor the new girl before I'd so much as heard you speak." She let the orb drop back against her chest. "Which was mad. Which was impulsive, like I keep telling everyone, except this time it wasn't impulsive at all. It was the least impulsive thing I've ever done. I just dressed it up as impulsive because the truth is a longer story and I didn't know you yet."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"Tell me the longer story," Viridia said.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So Amber did.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9.4599914550781" w:right="14.300537109375" w:firstLine="323.740081787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told it badly, which was how Viridia knew it was true. She did not tell it in order. She started in the middle, with the kitchen, and had to go back; she stopped twice and started again; she said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anyway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great deal, the way people do when they are stepping over the parts that still have edges.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0537109375" w:firstLine="327.7000427246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had been eight. There had been a robbery. Four men, she thought, though she had only ever seen three, and to this day she could not say whether the fourth was real or something she'd invented to make the geometry of it work. Her father had been hurt at the shoe factory a few months before; he'd lost a leg below the knee and was in bed most days, learning to be a different kind of man than he'd been. Her mother had been in the kitchen making dinner. Amber had been upstairs.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64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188.1199645996094" w:right="2.2003173828125" w:firstLine="350.360107421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heard it," she said. "I heard them come in and I heard my mum, and she didn't even shout. That's the thing nobody tells you. She didn't shout. There was just a sound, and then there wasn't her anymore making any sound." She was looking at the ghosted board, not at Viridia. "They hit her. With something. To make her be quiet, I think, except she was already quiet, she was the quietest person, she..."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Anyway.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my dad heard the noise and he got himself down the stairs somehow, on the one leg, all the way down, and he..."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stopped.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299926757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 found her on the floor," Amber said, more steadily, the way you say a thing you have said to yourself ten thousand times until it wore smooth. "And he went for them with his bare hands. A one-legged man who couldn't stand without the wall. He nearly killed two of them. They had a knife in the end. They cut him and they ran and he just sat down next to her, on the floor, and he held her hand, and he bled, and there was nobody to come, and by the time anybody came." She spread her hands. There was nothing in them. "I was upstairs. The whole time. I was under my bed with my hands over my ears and I came down after it went quiet and they were both on the kitchen floor and the dinner was still cooking. The pot was still on. I remember the pot was still 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3.5199737548828" w:right="14.2999267578125" w:firstLine="321.10008239746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did not say anything. She had learned, in three days and a lifetime, that there was nothing to say to this, that the things people said were for the comfort of the people saying them. She just stayed where she was, near, the way Alice had stayed near, and let Amber get to the end of it.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81.70544624328613" w:lineRule="auto"/>
        <w:ind w:left="1207.699966430664" w:right="14.300537109375" w:firstLine="330.78010559082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"So I did what any kid does," Amber said. "I tried to fix it. I knelt down between them and I reached for everything I had, all of it, every scrap, and I tried to make them be alive again." She smiled, and it was a terrible smile, fond and</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65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1.760025024414" w:right="14.2999267578125" w:firstLine="9.23995971679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ruined at once. "Light mages aren't supposed to be able to touch death. It's not a light thing. But I didn't know that. I was eight. So I just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pushed,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with everything, until something tore."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"Your core," Viridia said quietly.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205.0599670410156" w:right="14.2999267578125" w:firstLine="333.4201049804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"My core." Amber tapped the pale stone at her throat, the one everyone could see. "Shattered it. Blew it apart from the inside reaching for something a light mage has no business reaching for. And it worked." She said it flatly, the most terrible part said most flatly. "For about a minute. They opened their eyes. Both of them. And I got to say goodbye. I got to tell them, got to say it, the thing you'd want to say, and they heard it, I know they heard it, and then they were gone again and so was most of me." She shrugged, and the shrug cost her. "Worth it. I'd do it again. People ask me. Well, nobody asks me, because nobody knows. But if they did. Worth it. A minute. To say goodbye." She looked at Viridia then, directly. "Most people don't get the minute."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29931640625" w:firstLine="327.2600555419922"/>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room was very still. The dinner still cooking. The pot still on. Viridia held those two details the way she held the violet pressed flat in the green book, because she understood, now, that Amber had handed them to her the way you hand someone the one thing you have left of a person, carefully, and only once.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3.5199737548828" w:right="14.300537109375" w:firstLine="320.00007629394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under it, unspoken, was the other thing. Viridia thought of a kitchen she had stood in three mornings ago, scorched bread and her mother's tea, the last ordinary one. She did not say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me too.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not say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I know.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not say anything at all. But something must have shown, not on her face, she was too good for that now, but somewhere, because Amber looked at her a moment and then nodded, slowly, as if a thing had been confirmed that neither of them would ever name.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66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7.699966430664" w:right="14.2999267578125" w:firstLine="320.00007629394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silence after stretched out, and it was not an empty silence; it was the full kind, the kind with two people's whole histories sitting in it. Viridia became aware of small things: the chalk-dust in the slanted light, the upturned chairs, the half-erased diagram, a fly somewhere bumping the window over and over with the dull patience of a thing that cannot learn. She let herself look at the fly rather than at Amber, to give Amber a moment to put her face back together, because she understood by now that the kindness was sometimes in not watching.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10.999984741211" w:right="14.300537109375" w:firstLine="314.0599822998047"/>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When she did look back, Amber was watching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her,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with an expression Viridia couldn't quite read: careful, and a little raw, and waiting.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"Yeah," Amber said softly. "I thought so. The look you've got." She stood, briskly, putting the lounge back on like a coat. "Anyway. That's the longer story. The necklace." She touched the dark orb through her shirt. "It's what lets me have a life with a shattered core. I can't make my own light anymore, so I borrow it from this. Lady Lightwell gave it to me.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How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it isn't mine to tell. You want that, you ask her, and good luck. But she did it, and at some cost to herself, and that's why I'll do near enough anything she asks and never count it." She offered Viridia a hand up. "And it's why, when I saw a girl walk in with a stone like mine round her neck and the look of someone drowning, I didn't stop to think. Some things you don't get to think about. You just go."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2999267578125" w:firstLine="324.18006896972656"/>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took the hand and stood. "Thank you," she said. It was too small. There was no word the right size. "Don't thank me yet." The grin came back, properly this time, dragging the heaviness off the room behind it. "You haven't seen what's about to come out of that forest when you call it." She opened the door and checked the corridor and tipped her head. "Come on, drowning girl. Let's go and get you something to hold on to."</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67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60498046875" w:line="240" w:lineRule="auto"/>
        <w:ind w:left="1207.69996643066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forest began where the lawns gave up.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0498046875" w:line="281.70544624328613" w:lineRule="auto"/>
        <w:ind w:left="1201.760025024414" w:right="14.29992675781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was a classroom on the ground floor, the one with a great tree carved into its door, that had, improbably, a second door leading straight outside, onto the grass, with the dark line of the trees beyond. Amber explained it in passing: the creatures teacher kept it so she could march a class out to the things they were studying rather than dragging the things indoors. They cut across the edge of the lesson, past seven second-years and a tired-looking woman who gave Amber a look that promised consequences, and out the side door into the open afternoon, and walked toward the trees.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316406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forest was not like the school. The school was made; the forest was simply old. The light changed under the first branches, going green and underwater, and the noise of the place changed too, the bright thin chatter of the lawns dropping away, replaced by something deeper and busier, a constant low industry of wind and wing and small unseen movement, and under all of it a watchfulness, as though the wood had turned, without hurry, to see who had come in.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2.19970703125" w:firstLine="318.24005126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ground softened underfoot, all leaf-mould and the give of a thousand years of fallen things. The smell came up rich and dark, wet earth and rot and green growing over the rot, the whole patient cycle of a forest breathing in the gloom. Somewhere far off water moved. Somewhere nearer something with wings resettled itself with a sound like a sigh. Viridia found, to her surprise, that she was not afraid of it. After the gilded careful corridors of the school, where everything was assessed and everyone was ranked and a stone at your throat could change a stranger's whole face, there was something almost restful in a place that did not care who she was at all. The forest would have looked at the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3002929687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68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7.699966430664" w:right="14.2999267578125" w:firstLine="4.40002441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Headmistress and the gift-less and the High Chancellor himself with exactly the same green indifference. It was the first thing she had met in three days that wanted nothing from her.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5.5000305175781" w:right="14.29931640625" w:firstLine="332.9800415039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"Keep close," Amber said, low, and something in the way she said it took the restfulness back down a notch. "It's restful right up until it isn't. People who forget that come back missing a hand, if they come back."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4.6199798583984" w:right="14.29931640625" w:firstLine="333.860092163085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"Right." Amber stopped where the trees thickened and handed Viridia a black metal bracelet. On her own left wrist, Viridia saw now, was a blue one. "Crash course. How many creatures a person can bond depends on two things: how much magic you've got, and how hungry the creature is for it. A little mana toad costs almost nothing and gives you a little back. Something bigger costs more. With me so far?"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4.6199798583984" w:right="14.2999267578125" w:firstLine="333.860092163085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"What happens if you call something too big for you," Viridia said. She was already thinking it through, the arithmetic of it.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0.4399871826172" w:right="14.300537109375" w:firstLine="323.0800628662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Amber's face went serious. "Then it can kill you. The good ones won't let it get that far. Most creatures can feel whether you've got the magic to hold them, and a decent one won't bond a person it'd burn out. But the bond runs both ways. If your creature dies, you lose whatever the bond cost you, until you heal. And the other way round." She let that sit. "That's why most people never do it. For some, the gain's worth the risk." She clapped her hands, dispelling the gravity. "We'll start gentle. Watch me first."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came to a small clearing with a worn stone bench at its center. Amber set Viridia on it, then drew from her pocket a little glass figure of a bear, no bigger than a thumb. She closed her fist around it and shut her eyes, and Viridia, with the new unnamed sense she was only beginning to trust, the draught-from-an-open-door sense, felt Amber reach, not into the dark orb hidden against her chest, but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69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5.5000305175781" w:right="14.2987060546875" w:firstLine="5.4999542236328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into the pale stone everyone could see, drawing light from the thing that lent it to her. She fed the light into the glass bear, and then pushed it outward, into the trees, in three slow pulses. Then she came and sat down.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1.760025024414" w:right="14.300537109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"There. I called. Now we wait and see if anyone's listening." She stretched her legs out. "What I did: tapped my necklace, never could do this with my dark side, not since. Fed the magic into the focus, sent it out carrying what I want.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Companion. Bond.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If something out there fancies it, it'll follow the pulses home."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2.20092773437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They waited. The wood breathed around them. And then, off to the right, a snuffling, and out of the undergrowth came a boar, broad and bristled, with a row of metal quills standing up along its lower back and two great tusks that looked, impossibly, to have been capped in iron. It rooted its way toward them, unhurried, and came to a stop in front of Amber.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went down on one knee in front of it, easy, unafraid. "Would you have me?" she asked it, looking into its small dark eye. The boar considered her. Then it leaned its snout into her open palm, and at the touch it came apart, dissolved into a swarm of tiny lights that drew together and settled, with a small bright finality, into a white charm now hanging on Amber's bracelet.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that," Amber said, getting up and brushing off her knee, grinning at Viridia's face, "is that. I'll let him rest a bit before I call him back; rude to do it straight off. Don't be disheartened if nothing comes for you, by the way. Some people call for weeks before they find their match." She gestured Viridia up off the bench. "Your turn. And listen. Small. I mean it. Send out the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littlest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call you can manage, the way I showed you, three soft pulses and no more. Reach for a mana toad, a finch, something that costs nothing. You don't know your own bottom yet, and the only way to learn it is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70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14.2999267578125" w:firstLine="0.4399871826171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from above it, not below. Big calls bring big things, and a big thing will bond a girl who can't hold it and burn her hollow doing it. Start small. Every word of that is a rule. Promise me."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10.999984741211" w:right="14.3011474609375" w:firstLine="327.48008728027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promise," Viridia said, and at the time she even meant it.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299072265625" w:line="240" w:lineRule="auto"/>
        <w:ind w:left="0" w:right="2937.40051269531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 * *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598876953125" w:line="281.70544624328613" w:lineRule="auto"/>
        <w:ind w:left="1201.760025024414" w:right="14.300537109375" w:firstLine="2.859954833984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stood in the green light with her cane in both hands and no idea at all of how to begin, which she had a feeling was going to be the way of most important things.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7.699966430664" w:right="14.2999267578125" w:firstLine="307.9000091552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Broadcast your intent. And your need.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What did she need. This was no school exercise. It felt like the realest question anyone had asked her since the morning the world ended, and she allowed herself, just this once, to look straight at the answer instead of folding it away.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3.2000732421875"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needed not to be alone.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1.760025024414" w:right="14.2999267578125" w:firstLine="325.940017700195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That was the whole of it, underneath everything: under the grief she carried behind her ribs, under the careful face, under the inheritance she kept beneath the bed. She had let exactly two people near her in three days and she was already terrified of losing them. She needed something that would not be taken. Something that would stay.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191.4199829101562" w:right="14.29931640625" w:firstLine="327.4800109863281"/>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Small,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Amber had said.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Reach for a finch.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mana toad would not stay. A finch would not stay. A small safe creature called with three soft pulses would be a small safe thing she might lose the way she had lost everything, and she had had enough, in three days and a lifetime, of small safe things that left. She understood exactly what Amber had told her, and why: the arithmetic of it, that a call too big for her could kill her. Amber had said it twice, plainly, and the boar had only just shown her what a measured call looked like. She understood all of it. And she decided, standing in the green light with her dead mother's cane in both hands, that she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71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10.999984741211" w:right="14.2999267578125" w:hanging="9.2399597167968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would rather risk the bottom dropping out of her than make a careful little call and bond some careful little thing that might not stay either.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09.4599914550781" w:right="14.300537109375" w:firstLine="323.740081787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did not think about light or dark, or about hiding. She thought about the need, the whole unfenced size of it, and she opened herself all the way down past where she had ever opened before, and she reached with all of it.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1.44004821777344"/>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felt the magic move and she did not stop it. It came up out of her core the way grief did, sudden and unbidden, and poured down her arms into the cane, and the half-orb at its top kindled. But not white. Not only white. The light that welled up inside it was white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and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black at once, a brilliant clean light and a deep velvet dark twined together in the same small space, neither swallowing the other, both somehow shining, a thing that should not have been possible and was sitting in her hands being possible anyway. On the bench, Amber went still.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31640625" w:firstLine="322.8600311279297"/>
        <w:jc w:val="both"/>
        <w:rPr>
          <w:rFonts w:ascii="IBM Plex Serif" w:cs="IBM Plex Serif" w:eastAsia="IBM Plex Serif" w:hAnsi="IBM Plex Serif"/>
          <w:b w:val="0"/>
          <w:bCs w:val="0"/>
          <w:i w:val="1"/>
          <w:iCs w:val="1"/>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Viridia did not see it; she was looking at the orb, at the two lights braided in it, and feeling, not fear, which was the strange part, but the opposite of fear.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Recognition.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As though she had been carrying something folded in half her whole life and had just, for the first time, let it open. Light and dark, two halves of a whole.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It's all about how you perceive it,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her mother had written, and here it was in her own hands, perceived, and something deep in her chest shifted and aligned and clicked home like a key she hadn't known she was turning, and for one impossible moment Viridia Saeren felt, of all things,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complete.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14.3011474609375" w:firstLine="322.2000122070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The clearing had gone strange around her. With the orb burning white-and-black in her hands she could see, suddenly, that the wood was not the green-dim quiet place it had seemed. It was alive with light, faint threads of it everywhere, in the trees, in the moss, in the small hidden moving things, a whole web of soft glow she had been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72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5.5000305175781" w:right="14.29931640625" w:hanging="3.74000549316406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walking through blind. Until now it had hidden from her completely. She did not understand what she was seeing and did not stop to. She had no attention to spare. Every scrap of her was pouring down her arms and out through the cane, and the more she gave the lighter she felt, not weaker but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clearer,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as though she had been carrying a second body all her life and had only now set it down.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300537109375" w:firstLine="336.7200469970703"/>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 need a companion who will stay," she sent out into the wood, in one long pulse, no longer holding anything back. "Someone who won't falter. Someone who'll be at my side until the end."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8.8006591796875" w:firstLine="331.4400482177734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lifted the cane high and gave a cry, wordless, primal, scraped up from somewhere below thought, and the light left the orb in a rush that emptied her. Her legs went. She sat down hard on the clearing floor with her ears ringing and the world gone white at the edges, and a thin line of blood started from her nose and ran warm to her lip before she even felt it. She wiped it with the back of her hand and stared at the red smear, stupid with drain. Too much. She had given far past the bottom of herself, exactly as Amber had warned her she might, except that there had been no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might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about it; she had aimed past the bottom on purpose, and here it was, the price, running warm off her chin. And the call had gone out with all of it behind it, far past the clearing, far past where Amber's three neat pulses had reached, rolling out into parts of the wood that had no names, because she had flung the door open as wide as it would go instead of cracking it the careful inch Amber had shown her. She was in no state to wonder what, that far out, might have lifted its head to listen. She had not summoned, she would understand later. She had refused the safe call and thrown the door open wide enough that something large heard.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0" w:right="349.1607666015625" w:firstLine="0"/>
        <w:jc w:val="righ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On the bench, Amber started up to help her, and froze.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73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3106079101562" w:firstLine="0"/>
        <w:jc w:val="right"/>
        <w:rPr>
          <w:rFonts w:ascii="IBM Plex Serif" w:cs="IBM Plex Serif" w:eastAsia="IBM Plex Serif" w:hAnsi="IBM Plex Serif"/>
          <w:b w:val="0"/>
          <w:bCs w:val="0"/>
          <w:i w:val="1"/>
          <w:iCs w:val="1"/>
          <w:smallCaps w:val="0"/>
          <w:strike w:val="0"/>
          <w:color w:val="231f20"/>
          <w:sz w:val="18"/>
          <w:szCs w:val="18"/>
          <w:u w:val="none"/>
          <w:shd w:fill="auto" w:val="clear"/>
          <w:vertAlign w:val="baseline"/>
        </w:rPr>
      </w:pPr>
      <w:r w:rsidDel="00000000" w:rsidR="00000000" w:rsidRPr="00000000">
        <w:rPr>
          <w:rFonts w:ascii="IBM Plex Serif" w:cs="IBM Plex Serif" w:eastAsia="IBM Plex Serif" w:hAnsi="IBM Plex Serif"/>
          <w:b w:val="0"/>
          <w:bCs w:val="0"/>
          <w:i w:val="1"/>
          <w:iCs w:val="1"/>
          <w:smallCaps w:val="0"/>
          <w:strike w:val="0"/>
          <w:color w:val="231f20"/>
          <w:sz w:val="18"/>
          <w:szCs w:val="18"/>
          <w:u w:val="none"/>
          <w:shd w:fill="auto" w:val="clear"/>
          <w:vertAlign w:val="baseline"/>
          <w:rtl w:val="0"/>
        </w:rPr>
        <w:t xml:space="preserve">Amber's Story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185546875" w:line="281.70544624328613" w:lineRule="auto"/>
        <w:ind w:left="1209.4599914550781" w:right="2.2021484375" w:firstLine="314.0600585937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roar came out of the trees to the right. Not the snuffle of the boar. A roar that Viridia felt in the stone bench, in the ground under her, in her teeth.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81.70544624328613" w:lineRule="auto"/>
        <w:ind w:left="1210.999984741211" w:right="14.2999267578125" w:firstLine="312.5200653076172"/>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then it stepped into the clearing, and it was magnificent.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5.5000305175781" w:right="2.2003173828125" w:firstLine="318.02001953125"/>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 tiger. But no tiger had ever worn fur like this, a deep changing mix of sky-blue and forest-green that seemed to hold the colors of the wood itself. Bone-white horns curved back from its head, fine blue veins threading through them like lightning trapped in ivory. Two long fangs, saber-curved. Paws the size of dinner plates, each one capable, plainly, of ending her. It was seven feet from nose to tail and it was looking directly at her with eyes the color of a storm, eyes that had actual small forks of lightning moving in the irises, and it was the most frightening and the most beautiful thing she had ever seen.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538.4800720214844" w:right="0" w:firstLine="0"/>
        <w:jc w:val="left"/>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"Don't move," Amber breathed.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598876953125" w:line="281.70544624328613" w:lineRule="auto"/>
        <w:ind w:left="1200.2200317382812" w:right="14.300537109375" w:firstLine="331.8800354003906"/>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But Viridia already knew, the way she had known which true thing to say to Alice, the way she had known the orb would open if she let it. She knew, on the level beneath knowing, that this creature meant her no harm. It had come because she had called. It had heard a girl in a clearing say </w:t>
      </w:r>
      <w:r w:rsidDel="00000000" w:rsidR="00000000" w:rsidRPr="00000000">
        <w:rPr>
          <w:rFonts w:ascii="IBM Plex Serif" w:cs="IBM Plex Serif" w:eastAsia="IBM Plex Serif" w:hAnsi="IBM Plex Serif"/>
          <w:b w:val="0"/>
          <w:bCs w:val="0"/>
          <w:i w:val="1"/>
          <w:iCs w:val="1"/>
          <w:smallCaps w:val="0"/>
          <w:strike w:val="0"/>
          <w:color w:val="231f20"/>
          <w:sz w:val="22"/>
          <w:szCs w:val="22"/>
          <w:u w:val="none"/>
          <w:shd w:fill="auto" w:val="clear"/>
          <w:vertAlign w:val="baseline"/>
          <w:rtl w:val="0"/>
        </w:rPr>
        <w:t xml:space="preserve">stay, </w:t>
      </w: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and it had come.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9.4599914550781" w:right="2.2015380859375" w:firstLine="323.7400817871094"/>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She put up a hand to keep Amber where she was. And then, on legs that barely held her, swaying with the drain of it, she got up, and crossed the clearing, and knelt down in front of the thing that could have killed her with one swipe.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81.70544624328613" w:lineRule="auto"/>
        <w:ind w:left="1201.760025024414" w:right="14.2999267578125" w:firstLine="330.3400421142578"/>
        <w:jc w:val="both"/>
        <w:rPr>
          <w:rFonts w:ascii="IBM Plex Serif" w:cs="IBM Plex Serif" w:eastAsia="IBM Plex Serif" w:hAnsi="IBM Plex Serif"/>
          <w:b w:val="0"/>
          <w:bCs w:val="0"/>
          <w:i w:val="0"/>
          <w:iCs w:val="0"/>
          <w:smallCaps w:val="0"/>
          <w:strike w:val="0"/>
          <w:color w:val="231f20"/>
          <w:sz w:val="22"/>
          <w:szCs w:val="22"/>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2"/>
          <w:szCs w:val="22"/>
          <w:u w:val="none"/>
          <w:shd w:fill="auto" w:val="clear"/>
          <w:vertAlign w:val="baseline"/>
          <w:rtl w:val="0"/>
        </w:rPr>
        <w:t xml:space="preserve">It came toward her slowly, and the clearing seemed to make room for it. There was nothing of the animal's wariness in the way it moved, none of the boar's snuffling caution; it walked the way old things walk, things that have outlived their own fear, unhurried and certain, placing each enormous paw without a sound. Up close it was larger than it had any right to be, and warmer. She could feel the heat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0299530029297" w:line="240" w:lineRule="auto"/>
        <w:ind w:left="0" w:right="3014.300537109375" w:firstLine="0"/>
        <w:jc w:val="right"/>
        <w:rPr>
          <w:rFonts w:ascii="IBM Plex Serif" w:cs="IBM Plex Serif" w:eastAsia="IBM Plex Serif" w:hAnsi="IBM Plex Serif"/>
          <w:b w:val="0"/>
          <w:bCs w:val="0"/>
          <w:i w:val="0"/>
          <w:iCs w:val="0"/>
          <w:smallCaps w:val="0"/>
          <w:strike w:val="0"/>
          <w:color w:val="231f20"/>
          <w:sz w:val="20"/>
          <w:szCs w:val="20"/>
          <w:u w:val="none"/>
          <w:shd w:fill="auto" w:val="clear"/>
          <w:vertAlign w:val="baseline"/>
        </w:rPr>
      </w:pPr>
      <w:r w:rsidDel="00000000" w:rsidR="00000000" w:rsidRPr="00000000">
        <w:rPr>
          <w:rFonts w:ascii="IBM Plex Serif" w:cs="IBM Plex Serif" w:eastAsia="IBM Plex Serif" w:hAnsi="IBM Plex Serif"/>
          <w:b w:val="0"/>
          <w:bCs w:val="0"/>
          <w:i w:val="0"/>
          <w:iCs w:val="0"/>
          <w:smallCaps w:val="0"/>
          <w:strike w:val="0"/>
          <w:color w:val="231f20"/>
          <w:sz w:val="20"/>
          <w:szCs w:val="20"/>
          <w:u w:val="none"/>
          <w:shd w:fill="auto" w:val="clear"/>
          <w:vertAlign w:val="baseline"/>
          <w:rtl w:val="0"/>
        </w:rPr>
        <w:t xml:space="preserve">74 </w:t>
      </w:r>
      <w:r w:rsidDel="00000000" w:rsidR="00000000" w:rsidRPr="00000000">
        <w:rPr>
          <w:rtl w:val="0"/>
        </w:rPr>
      </w:r>
    </w:p>
    <w:sectPr>
      <w:pgSz w:h="12960" w:w="8640" w:orient="portrait"/>
      <w:pgMar w:bottom="0" w:top="540" w:left="0" w:right="1185.69946289062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ilidh Locherty" w:id="13" w:date="2026-06-27T20:41:19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feels a bit awkward when I read it. Changing it to 'the' would help.</w:t>
      </w:r>
    </w:p>
  </w:comment>
  <w:comment w:author="Eilidh Locherty" w:id="30" w:date="2026-06-27T21:24:57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here and up could be a little prologue (from here to the next scene, it's a huge jump where we don't know the length of time from here to the next scene. This can be very confusing.) I have been thinking and I'd say the proper start of the book is Viridia looking up at the building. Just something to consider. :)</w:t>
      </w:r>
    </w:p>
  </w:comment>
  <w:comment w:author="Eilidh Locherty" w:id="31" w:date="2026-06-27T22:35:07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timeline clear with the prologue, you can format it as: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Prologue (centered)</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 Days Ago (left aligned, slightly bigger than body font size but smaller than chapter headings)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text*</w:t>
      </w:r>
    </w:p>
  </w:comment>
  <w:comment w:author="Eilidh Locherty" w:id="4" w:date="2026-06-27T18:10:00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the visualisation here! A very simple way to give context on family life :)</w:t>
      </w:r>
    </w:p>
  </w:comment>
  <w:comment w:author="Eilidh Locherty" w:id="18" w:date="2026-06-27T21:00:16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assume it is down if it is in front of her.</w:t>
      </w:r>
    </w:p>
  </w:comment>
  <w:comment w:author="Eilidh Locherty" w:id="29" w:date="2026-06-27T21:30:52Z">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Mentioning 'rest of her life' here zooms out from the above scene a bit too much. I suggested an alternative to round off the scene!</w:t>
      </w:r>
    </w:p>
  </w:comment>
  <w:comment w:author="Eilidh Locherty" w:id="32" w:date="2026-06-27T22:42:18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description below, I would say omitting 'up' here works.</w:t>
      </w:r>
    </w:p>
  </w:comment>
  <w:comment w:author="Eilidh Locherty" w:id="3" w:date="2026-06-27T18:18:24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help visualise a bit better? :)</w:t>
      </w:r>
    </w:p>
  </w:comment>
  <w:comment w:author="Eilidh Locherty" w:id="15" w:date="2026-06-27T20:55:45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her dads name? If so, I think it is unnatural to have his name here as I don't think a mother would say his name when talking to her daughter. Instead, I think saying 'Your father' here and using 'Leon' in the next dialogue OR saying Leon said when saying 'Don't tell your mother'. It would read more smoothly.</w:t>
      </w:r>
    </w:p>
  </w:comment>
  <w:comment w:author="Eilidh Locherty" w:id="6" w:date="2026-06-27T18:20:11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need a comma here</w:t>
      </w:r>
    </w:p>
  </w:comment>
  <w:comment w:author="Eilidh Locherty" w:id="7" w:date="2026-06-27T18:20:09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dialogue on next line.</w:t>
      </w:r>
    </w:p>
  </w:comment>
  <w:comment w:author="Eilidh Locherty" w:id="10" w:date="2026-06-27T20:40:39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Adjusted here as I feel it'd read smoother this way with the pacing you've introduced.</w:t>
      </w:r>
    </w:p>
  </w:comment>
  <w:comment w:author="Eilidh Locherty" w:id="25" w:date="2026-06-27T21:18:58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adjusted wording here a little to tighten the wording. We could imagine the smoke thinning while reading. We don't need to say everything. I also split the sentences to help with the readability of the paragraph.</w:t>
      </w:r>
    </w:p>
  </w:comment>
  <w:comment w:author="Eilidh Locherty" w:id="0" w:date="2026-06-27T17:59:15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this dedication.</w:t>
      </w:r>
    </w:p>
  </w:comment>
  <w:comment w:author="Eilidh Locherty" w:id="11" w:date="2026-06-27T18:22:52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Knew what?</w:t>
      </w:r>
    </w:p>
  </w:comment>
  <w:comment w:author="Eilidh Locherty" w:id="20" w:date="2026-06-27T21:02:45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confused by double character here.</w:t>
      </w:r>
    </w:p>
  </w:comment>
  <w:comment w:author="Eilidh Locherty" w:id="21" w:date="2026-06-27T21:06:37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meant character then the double character is rather hard to read and I think a different word may help the readers.</w:t>
      </w:r>
    </w:p>
  </w:comment>
  <w:comment w:author="Eilidh Locherty" w:id="22" w:date="2026-06-27T21:12:09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'It's not burnt.' would be a good alternative alongside it builds character.</w:t>
      </w:r>
    </w:p>
  </w:comment>
  <w:comment w:author="Eilidh Locherty" w:id="17" w:date="2026-06-27T19:40:34Z">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(or should we) know his name or is this not relevant at this time?</w:t>
      </w:r>
    </w:p>
  </w:comment>
  <w:comment w:author="Eilidh Locherty" w:id="26" w:date="2026-06-27T21:20:27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Changing to 'instinctively' would help tighten the sentence that little bit more.</w:t>
      </w:r>
    </w:p>
  </w:comment>
  <w:comment w:author="Eilidh Locherty" w:id="34" w:date="2026-06-27T22:58:47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adjusted the start of the sentence here to avoid a dangling modifier. A dangling modifier happens when a descriptive phrase does not clearly attach to the noun it is meant to describe. In this case, “grey stone” left the sentence without a clear subject, so I reworked it to make sure the school itself was immediately anchored in the image.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the atmosphere. The grey stone, blank windows, and bird stopping after only two notes give the school an almost gothic stillness. It makes the school feel cold, watchful, and slightly unwelcoming before we even step inside. Excited to read on.</w:t>
      </w:r>
    </w:p>
  </w:comment>
  <w:comment w:author="Eilidh Locherty" w:id="8" w:date="2026-06-27T19:23:13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small moment of confusion around Bella when her name appeared in the next paragraph. Because she’s first introduced as “her mother” and then called Bella shortly after, I needed a second to connect that they were the same person. It may read a little clearer if she’s named first, such as “Bella said,” and then referred to as “her mother” after that (like the suggestion I made just there). That way, the reader has both the name and the relationship anchored early, so the switch between the two feels smoother.</w:t>
      </w:r>
    </w:p>
  </w:comment>
  <w:comment w:author="Eilidh Locherty" w:id="1" w:date="2026-06-27T18:05:26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intrigues me as I am curious what makes it 'ordinary'. I changed it to 'of' because it will help strengthen the first line that tiny bit more.</w:t>
      </w:r>
    </w:p>
  </w:comment>
  <w:comment w:author="Eilidh Locherty" w:id="2" w:date="2026-06-27T20:21:15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more powerful opening line would be deleting 'her mother' as we learn its her tea a paragraph down, and adding in a descriptor like 'bitter' or 'sweet' before tea.</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It'd look like: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ordinary morning of Viridia's life smelled of scorched bread and sweet tea.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ordinary morning of Viridia's life smelled of scorched bread and bitter tea.</w:t>
      </w:r>
    </w:p>
  </w:comment>
  <w:comment w:author="Eilidh Locherty" w:id="16" w:date="2026-06-27T19:39:59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hahahaha</w:t>
      </w:r>
    </w:p>
  </w:comment>
  <w:comment w:author="Eilidh Locherty" w:id="27" w:date="2026-06-27T21:22:33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reads as she's actively holding her eyes. Probably me taking things literally as an autistic (does make me giggle at the thought). Gaze would help clarify that.</w:t>
      </w:r>
    </w:p>
  </w:comment>
  <w:comment w:author="Eilidh Locherty" w:id="28" w:date="2026-06-27T21:23:38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very important message!</w:t>
      </w:r>
    </w:p>
  </w:comment>
  <w:comment w:author="Eilidh Locherty" w:id="19" w:date="2026-06-27T21:05:02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Leon say this? If so, it is fine as is. If it isn't, it should be on a new line and make it clear who said it.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 "Eat the crusts," (character) said, "It builds character."</w:t>
      </w:r>
    </w:p>
  </w:comment>
  <w:comment w:author="Eilidh Locherty" w:id="5" w:date="2026-06-27T18:15:05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is doing a lot in one breath and it might be helpful to tighten it to help with the pacing? I have suggested the words to change or delete to tighten it up :)</w:t>
      </w:r>
    </w:p>
  </w:comment>
  <w:comment w:author="Eilidh Locherty" w:id="33" w:date="2026-06-27T22:50:54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made a few tweaks to this to help with the way it reads. Thoughts?</w:t>
      </w:r>
    </w:p>
  </w:comment>
  <w:comment w:author="Eilidh Locherty" w:id="24" w:date="2026-06-27T21:15:22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the running joke with the burnt toast being called “character.” It gives the father humor straight away, and “Viridia ate the character. It was terrible” has a dry charm to it. I did find the original dialogue a little confusing, though, because “Eat the character. It builds character” made me pause over whether “character” meant the burnt colour, the toast, or the joke itself.</w:t>
      </w:r>
    </w:p>
  </w:comment>
  <w:comment w:author="Eilidh Locherty" w:id="23" w:date="2026-06-27T21:07:43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Flagging just because of the dialogue above.</w:t>
      </w:r>
    </w:p>
  </w:comment>
  <w:comment w:author="Eilidh Locherty" w:id="12" w:date="2026-06-27T20:44:34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are discussing Viridia now, I have moved this onto a new paragraph.</w:t>
      </w:r>
    </w:p>
  </w:comment>
  <w:comment w:author="Eilidh Locherty" w:id="9" w:date="2026-06-27T18:22:08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the sentence here as I feel its harder to read without.</w:t>
      </w:r>
    </w:p>
  </w:comment>
  <w:comment w:author="Eilidh Locherty" w:id="14" w:date="2026-06-27T20:51:16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previous sentence makes it clear it's the opposite so I've suggested to cut this.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